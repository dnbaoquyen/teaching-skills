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pPr w:leftFromText="180" w:rightFromText="180" w:topFromText="0" w:bottomFromText="0" w:vertAnchor="text" w:horzAnchor="text" w:tblpX="-566.9999999999999" w:tblpY="0"/>
        <w:tblW w:w="9985.0" w:type="dxa"/>
        <w:jc w:val="left"/>
        <w:tblLayout w:type="fixed"/>
        <w:tblLook w:val="0400"/>
      </w:tblPr>
      <w:tblGrid>
        <w:gridCol w:w="5125"/>
        <w:gridCol w:w="4860"/>
        <w:tblGridChange w:id="0">
          <w:tblGrid>
            <w:gridCol w:w="5125"/>
            <w:gridCol w:w="4860"/>
          </w:tblGrid>
        </w:tblGridChange>
      </w:tblGrid>
      <w:tr>
        <w:trPr>
          <w:cantSplit w:val="0"/>
          <w:trHeight w:val="789"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02">
            <w:pPr>
              <w:spacing w:line="360" w:lineRule="auto"/>
              <w:ind w:right="-212"/>
              <w:jc w:val="center"/>
              <w:rPr>
                <w:sz w:val="26"/>
                <w:szCs w:val="26"/>
              </w:rPr>
            </w:pPr>
            <w:r>
              <w:rPr>
                <w:sz w:val="26"/>
                <w:szCs w:val="26"/>
                <w:rtl w:val="0"/>
              </w:rPr>
              <w:t xml:space="preserve">TRƯỜNG ĐẠI HỌC KINH TẾ - TÀI CHÍNH</w:t>
            </w:r>
          </w:p>
          <w:p w:rsidR="00000000" w:rsidDel="00000000" w:rsidP="00000000" w:rsidRDefault="00000000" w:rsidRPr="00000000" w14:paraId="00000003">
            <w:pPr>
              <w:spacing w:line="360" w:lineRule="auto"/>
              <w:ind w:right="-212"/>
              <w:jc w:val="center"/>
              <w:rPr>
                <w:sz w:val="26"/>
                <w:szCs w:val="26"/>
              </w:rPr>
            </w:pPr>
            <w:r>
              <w:rPr>
                <w:sz w:val="26"/>
                <w:szCs w:val="26"/>
                <w:rtl w:val="0"/>
              </w:rPr>
              <w:t xml:space="preserve">THÀNH PHỐ HỒ CHÍ MINH</w:t>
            </w:r>
          </w:p>
          <w:p w:rsidR="00000000" w:rsidDel="00000000" w:rsidP="00000000" w:rsidRDefault="00000000" w:rsidRPr="00000000" w14:paraId="00000004">
            <w:pPr>
              <w:spacing w:line="360" w:lineRule="auto"/>
              <w:ind w:right="-212"/>
              <w:jc w:val="center"/>
              <w:rPr>
                <w:b w:val="1"/>
                <w:bCs w:val="1"/>
                <w:sz w:val="26"/>
                <w:szCs w:val="26"/>
                <w:u w:val="single"/>
              </w:rPr>
            </w:pPr>
            <w:r>
              <w:rPr>
                <w:b w:val="1"/>
                <w:bCs w:val="1"/>
                <w:sz w:val="26"/>
                <w:szCs w:val="26"/>
                <w:u w:val="single"/>
                <w:rtl w:val="0"/>
              </w:rPr>
              <w:t xml:space="preserve">KHOA MARKETING</w:t>
            </w:r>
          </w:p>
        </w:tc>
        <w:tc>
          <w:tcPr>
            <w:shd w:fill="auto" w:val="clear"/>
            <w:tcMar>
              <w:top w:w="80.0" w:type="dxa"/>
              <w:left w:w="80.0" w:type="dxa"/>
              <w:bottom w:w="80.0" w:type="dxa"/>
              <w:right w:w="80.0" w:type="dxa"/>
            </w:tcMar>
          </w:tcPr>
          <w:p w:rsidR="00000000" w:rsidDel="00000000" w:rsidP="00000000" w:rsidRDefault="00000000" w:rsidRPr="00000000" w14:paraId="00000005">
            <w:pPr>
              <w:spacing w:line="360" w:lineRule="auto"/>
              <w:jc w:val="right"/>
              <w:rPr>
                <w:sz w:val="26"/>
                <w:szCs w:val="26"/>
              </w:rPr>
            </w:pPr>
            <w:r>
              <w:rPr>
                <w:sz w:val="26"/>
                <w:szCs w:val="26"/>
                <w:rtl w:val="0"/>
              </w:rPr>
              <w:t xml:space="preserve">BM…-QT04-UEF-PĐT23</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right="-449"/>
        <w:jc w:val="center"/>
        <w:rPr>
          <w:b w:val="1"/>
          <w:bCs w:val="1"/>
          <w:sz w:val="32"/>
          <w:szCs w:val="32"/>
        </w:rPr>
      </w:pPr>
      <w:r>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right="-449"/>
        <w:jc w:val="center"/>
        <w:rPr>
          <w:b w:val="1"/>
          <w:bCs w:val="1"/>
          <w:sz w:val="32"/>
          <w:szCs w:val="32"/>
        </w:rPr>
      </w:pPr>
      <w:r>
        <w:rPr>
          <w:b w:val="1"/>
          <w:bCs w:val="1"/>
          <w:sz w:val="32"/>
          <w:szCs w:val="32"/>
          <w:rtl w:val="0"/>
        </w:rPr>
        <w:t xml:space="preserve">ĐỀ CƯƠNG CHI TIẾT HỌC PHẦN</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right="-449"/>
        <w:jc w:val="center"/>
        <w:rPr>
          <w:b w:val="1"/>
          <w:bCs w:val="1"/>
          <w:sz w:val="32"/>
          <w:szCs w:val="32"/>
        </w:rPr>
      </w:pPr>
      <w:r>
        <w:rPr>
          <w:rtl w:val="0"/>
        </w:rPr>
      </w:r>
      <w:r>
        <mc:AlternateContent>
          <mc:Choice Requires="wpg">
            <w:drawing>
              <wp:anchor allowOverlap="1" behindDoc="0" distB="4294967295" distT="4294967295" distL="114300" distR="114300" hidden="0" layoutInCell="1" locked="0" relativeHeight="0" simplePos="0">
                <wp:simplePos x="0" y="0"/>
                <wp:positionH relativeFrom="column">
                  <wp:posOffset>1111250</wp:posOffset>
                </wp:positionH>
                <wp:positionV relativeFrom="paragraph">
                  <wp:posOffset>690897</wp:posOffset>
                </wp:positionV>
                <wp:extent cx="12700" cy="12700"/>
                <wp:effectExtent b="0" l="0" r="0" t="0"/>
                <wp:wrapNone/>
                <wp:docPr id="1" name=""/>
                <a:graphic>
                  <a:graphicData uri="http://schemas.microsoft.com/office/word/2010/wordprocessingShape">
                    <wps:wsp>
                      <wps:cNvCnPr/>
                      <wps:spPr>
                        <a:xfrm>
                          <a:off x="4759260" y="3780000"/>
                          <a:ext cx="1173480" cy="0"/>
                        </a:xfrm>
                        <a:prstGeom prst="straightConnector1">
                          <a:avLst/>
                        </a:prstGeom>
                        <a:noFill/>
                        <a:ln cap="flat" cmpd="sng" w="9525">
                          <a:solidFill>
                            <a:srgbClr val="000000"/>
                          </a:solidFill>
                          <a:prstDash val="solid"/>
                          <a:miter lim="4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1111250</wp:posOffset>
                </wp:positionH>
                <wp:positionV relativeFrom="paragraph">
                  <wp:posOffset>690897</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bl>
      <w:tblPr>
        <w:tblStyle w:val="Table2"/>
        <w:tblW w:w="97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
        <w:gridCol w:w="1704"/>
        <w:gridCol w:w="546"/>
        <w:gridCol w:w="1440"/>
        <w:gridCol w:w="180"/>
        <w:gridCol w:w="1170"/>
        <w:gridCol w:w="360"/>
        <w:gridCol w:w="1980"/>
        <w:gridCol w:w="1350"/>
        <w:tblGridChange w:id="0">
          <w:tblGrid>
            <w:gridCol w:w="985"/>
            <w:gridCol w:w="1704"/>
            <w:gridCol w:w="546"/>
            <w:gridCol w:w="1440"/>
            <w:gridCol w:w="180"/>
            <w:gridCol w:w="1170"/>
            <w:gridCol w:w="360"/>
            <w:gridCol w:w="1980"/>
            <w:gridCol w:w="1350"/>
          </w:tblGrid>
        </w:tblGridChange>
      </w:tblGrid>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numPr>
                <w:ilvl w:val="0"/>
                <w:numId w:val="1"/>
              </w:numPr>
              <w:spacing w:line="360" w:lineRule="auto"/>
              <w:ind w:left="236" w:right="-77" w:hanging="284"/>
              <w:rPr>
                <w:sz w:val="26"/>
                <w:szCs w:val="26"/>
              </w:rPr>
            </w:pPr>
            <w:r>
              <w:rPr>
                <w:b w:val="1"/>
                <w:bCs w:val="1"/>
                <w:sz w:val="26"/>
                <w:szCs w:val="26"/>
                <w:rtl w:val="0"/>
              </w:rPr>
              <w:t xml:space="preserve">Tên học phần</w:t>
            </w:r>
            <w:r>
              <w:rPr>
                <w:sz w:val="26"/>
                <w:szCs w:val="26"/>
                <w:rtl w:val="0"/>
              </w:rPr>
              <w:t xml:space="preserve"> (HP)</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Tên tiếng Việt: </w:t>
            </w:r>
            <w:r>
              <w:rPr>
                <w:b w:val="1"/>
                <w:bCs w:val="1"/>
                <w:sz w:val="26"/>
                <w:szCs w:val="26"/>
                <w:rtl w:val="0"/>
              </w:rPr>
              <w:t xml:space="preserve">QUẢN TRỊ MỐI QUAN HỆ TRONG TỔ CHỨC SỰ KIỆN</w:t>
            </w:r>
            <w:r>
              <w:rPr>
                <w:rtl w:val="0"/>
              </w:rPr>
            </w:r>
          </w:p>
          <w:p w:rsidR="00000000" w:rsidDel="00000000" w:rsidP="00000000" w:rsidRDefault="00000000" w:rsidRPr="00000000" w14:paraId="0000000D">
            <w:pPr>
              <w:spacing w:line="360" w:lineRule="auto"/>
              <w:jc w:val="both"/>
              <w:rPr>
                <w:b w:val="1"/>
                <w:bCs w:val="1"/>
                <w:sz w:val="26"/>
                <w:szCs w:val="26"/>
              </w:rPr>
            </w:pPr>
            <w:r>
              <w:rPr>
                <w:sz w:val="26"/>
                <w:szCs w:val="26"/>
                <w:rtl w:val="0"/>
              </w:rPr>
              <w:t xml:space="preserve">Tên tiếng Anh: </w:t>
            </w:r>
            <w:r>
              <w:rPr>
                <w:b w:val="1"/>
                <w:bCs w:val="1"/>
                <w:sz w:val="26"/>
                <w:szCs w:val="26"/>
                <w:rtl w:val="0"/>
              </w:rPr>
              <w:t xml:space="preserve">STAKEHOLDERS MANAGEMENT FOR EVENTS</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numPr>
                <w:ilvl w:val="0"/>
                <w:numId w:val="1"/>
              </w:numPr>
              <w:spacing w:line="360" w:lineRule="auto"/>
              <w:ind w:left="236" w:right="-77" w:hanging="284"/>
              <w:rPr>
                <w:b w:val="1"/>
                <w:bCs w:val="1"/>
                <w:sz w:val="26"/>
                <w:szCs w:val="26"/>
              </w:rPr>
            </w:pPr>
            <w:r>
              <w:rPr>
                <w:b w:val="1"/>
                <w:bCs w:val="1"/>
                <w:sz w:val="26"/>
                <w:szCs w:val="26"/>
                <w:rtl w:val="0"/>
              </w:rPr>
              <w:t xml:space="preserve">Mã học phần</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360" w:lineRule="auto"/>
              <w:jc w:val="both"/>
              <w:rPr>
                <w:sz w:val="26"/>
                <w:szCs w:val="26"/>
              </w:rPr>
            </w:pPr>
            <w:r>
              <w:rPr>
                <w:sz w:val="26"/>
                <w:szCs w:val="26"/>
                <w:rtl w:val="0"/>
              </w:rPr>
              <w:t xml:space="preserve">EVM1110E</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numPr>
                <w:ilvl w:val="0"/>
                <w:numId w:val="1"/>
              </w:numPr>
              <w:spacing w:line="360" w:lineRule="auto"/>
              <w:ind w:left="236" w:right="-77" w:hanging="284"/>
              <w:rPr>
                <w:b w:val="1"/>
                <w:bCs w:val="1"/>
                <w:sz w:val="26"/>
                <w:szCs w:val="26"/>
              </w:rPr>
            </w:pPr>
            <w:r>
              <w:rPr>
                <w:b w:val="1"/>
                <w:bCs w:val="1"/>
                <w:sz w:val="26"/>
                <w:szCs w:val="26"/>
                <w:rtl w:val="0"/>
              </w:rPr>
              <w:t xml:space="preserve">Trình độ đào tạo</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360" w:lineRule="auto"/>
              <w:jc w:val="both"/>
              <w:rPr>
                <w:sz w:val="26"/>
                <w:szCs w:val="26"/>
              </w:rPr>
            </w:pPr>
            <w:r>
              <w:rPr>
                <w:sz w:val="26"/>
                <w:szCs w:val="26"/>
                <w:rtl w:val="0"/>
              </w:rPr>
              <w:t xml:space="preserve">Đại học </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numPr>
                <w:ilvl w:val="0"/>
                <w:numId w:val="1"/>
              </w:numPr>
              <w:spacing w:line="360" w:lineRule="auto"/>
              <w:ind w:left="236" w:right="-77" w:hanging="284"/>
              <w:rPr>
                <w:b w:val="1"/>
                <w:bCs w:val="1"/>
                <w:sz w:val="26"/>
                <w:szCs w:val="26"/>
              </w:rPr>
            </w:pPr>
            <w:r>
              <w:rPr>
                <w:b w:val="1"/>
                <w:bCs w:val="1"/>
                <w:sz w:val="26"/>
                <w:szCs w:val="26"/>
                <w:rtl w:val="0"/>
              </w:rPr>
              <w:t xml:space="preserve">Số tín chỉ</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jc w:val="both"/>
              <w:rPr>
                <w:sz w:val="26"/>
                <w:szCs w:val="26"/>
              </w:rPr>
            </w:pPr>
            <w:r>
              <w:rPr>
                <w:sz w:val="26"/>
                <w:szCs w:val="26"/>
                <w:rtl w:val="0"/>
              </w:rPr>
              <w:t xml:space="preserve">03 (03, 00) TC</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numPr>
                <w:ilvl w:val="0"/>
                <w:numId w:val="1"/>
              </w:numPr>
              <w:spacing w:line="360" w:lineRule="auto"/>
              <w:ind w:left="236" w:right="-77" w:hanging="284"/>
              <w:rPr>
                <w:b w:val="1"/>
                <w:bCs w:val="1"/>
                <w:sz w:val="26"/>
                <w:szCs w:val="26"/>
              </w:rPr>
            </w:pPr>
            <w:r>
              <w:rPr>
                <w:b w:val="1"/>
                <w:bCs w:val="1"/>
                <w:sz w:val="26"/>
                <w:szCs w:val="26"/>
                <w:rtl w:val="0"/>
              </w:rPr>
              <w:t xml:space="preserve">Học phần tiên quyết/ học trước/ song hành</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jc w:val="both"/>
              <w:rPr>
                <w:sz w:val="26"/>
                <w:szCs w:val="26"/>
              </w:rPr>
            </w:pPr>
            <w:r>
              <w:rPr>
                <w:color w:val="000000"/>
                <w:rtl w:val="0"/>
              </w:rPr>
              <w:t xml:space="preserve">Nhập môn quản trị sự kiện</w:t>
            </w:r>
            <w:r>
              <w:rPr>
                <w:color w:val="ff0000"/>
                <w:rtl w:val="0"/>
              </w:rPr>
              <w:t xml:space="preserve"> </w:t>
            </w:r>
            <w:r>
              <w:rPr>
                <w:rtl w:val="0"/>
              </w:rPr>
              <w:t xml:space="preserve">(EVM1103)</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numPr>
                <w:ilvl w:val="0"/>
                <w:numId w:val="1"/>
              </w:numPr>
              <w:spacing w:line="360" w:lineRule="auto"/>
              <w:ind w:left="236" w:right="-77" w:hanging="284"/>
              <w:rPr>
                <w:b w:val="1"/>
                <w:bCs w:val="1"/>
                <w:sz w:val="26"/>
                <w:szCs w:val="26"/>
              </w:rPr>
            </w:pPr>
            <w:r>
              <w:rPr>
                <w:b w:val="1"/>
                <w:bCs w:val="1"/>
                <w:sz w:val="26"/>
                <w:szCs w:val="26"/>
                <w:rtl w:val="0"/>
              </w:rPr>
              <w:t xml:space="preserve">Đơn vị quản lý học phần</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Khoa Marketing</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numPr>
                <w:ilvl w:val="0"/>
                <w:numId w:val="1"/>
              </w:numPr>
              <w:spacing w:line="360" w:lineRule="auto"/>
              <w:ind w:left="236" w:right="-77" w:hanging="284"/>
              <w:rPr>
                <w:b w:val="1"/>
                <w:bCs w:val="1"/>
                <w:sz w:val="26"/>
                <w:szCs w:val="26"/>
              </w:rPr>
            </w:pPr>
            <w:r>
              <w:rPr>
                <w:b w:val="1"/>
                <w:bCs w:val="1"/>
                <w:sz w:val="26"/>
                <w:szCs w:val="26"/>
                <w:rtl w:val="0"/>
              </w:rPr>
              <w:t xml:space="preserve">Mục tiêu học phần</w:t>
            </w:r>
          </w:p>
        </w:tc>
        <w:tc>
          <w:tcPr>
            <w:gridSpan w:val="6"/>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tabs>
                <w:tab w:val="left" w:leader="none" w:pos="278"/>
              </w:tabs>
              <w:spacing w:line="360" w:lineRule="auto"/>
              <w:jc w:val="both"/>
              <w:rPr>
                <w:b w:val="1"/>
                <w:bCs w:val="1"/>
                <w:sz w:val="26"/>
                <w:szCs w:val="26"/>
              </w:rPr>
            </w:pPr>
            <w:r>
              <w:rPr>
                <w:b w:val="1"/>
                <w:bCs w:val="1"/>
                <w:sz w:val="26"/>
                <w:szCs w:val="26"/>
                <w:rtl w:val="0"/>
              </w:rPr>
              <w:t xml:space="preserve">Mục tiêu chung (CG): </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278"/>
              </w:tabs>
              <w:spacing w:after="60" w:before="60" w:line="360" w:lineRule="auto"/>
              <w:jc w:val="both"/>
              <w:rPr>
                <w:sz w:val="26"/>
                <w:szCs w:val="26"/>
              </w:rPr>
            </w:pPr>
            <w:r>
              <w:rPr>
                <w:sz w:val="26"/>
                <w:szCs w:val="26"/>
                <w:rtl w:val="0"/>
              </w:rPr>
              <w:t xml:space="preserve">Học phần này cung cấp cho người học kiến thức về các mối quan hệ trong tổ chức sự kiện nhằm trang bị cho người học những kiến thức và kỹ năng cần thiết để xây dựng, duy trì và </w:t>
            </w:r>
            <w:del w:id="9001" w:author="Claude" w:date="2026-09-26T00:00:00Z">
              <w:r>
                <w:rPr>
                  <w:sz w:val="26"/>
                  <w:szCs w:val="26"/>
                  <w:rtl w:val="0"/>
                </w:rPr>
                <w:delText xml:space="preserve">phát triên các mối quan hệ hiệu quả với tất cả các bên liên quan đến sự kiện</w:delText>
              </w:r>
            </w:del>
            <w:ins w:id="9002" w:author="Claude" w:date="2026-09-26T00:00:00Z">
              <w:r>
                <w:rPr>
                  <w:sz w:val="26"/>
                  <w:szCs w:val="26"/>
                  <w:rtl w:val="0"/>
                </w:rPr>
                <w:t xml:space="preserve">phát triển các mối quan hệ hiệu quả với các bên liên quan bên ngoài của sự kiện</w:t>
              </w:r>
            </w:ins>
            <w:r>
              <w:rPr>
                <w:sz w:val="26"/>
                <w:szCs w:val="26"/>
                <w:rtl w:val="0"/>
              </w:rPr>
              <w:t xml:space="preserve">, góp phần vào thành công của sự kiện.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right="-79"/>
              <w:jc w:val="both"/>
              <w:rPr>
                <w:b w:val="1"/>
                <w:bCs w:val="1"/>
                <w:sz w:val="26"/>
                <w:szCs w:val="26"/>
              </w:rPr>
            </w:pPr>
            <w:r>
              <w:rPr>
                <w:b w:val="1"/>
                <w:bCs w:val="1"/>
                <w:sz w:val="26"/>
                <w:szCs w:val="26"/>
                <w:rtl w:val="0"/>
              </w:rPr>
              <w:t xml:space="preserve">Mục tiêu cụ thể (COs):</w:t>
            </w:r>
          </w:p>
          <w:p w:rsidR="00000000" w:rsidDel="00000000" w:rsidP="00000000" w:rsidRDefault="00000000" w:rsidRPr="00000000" w14:paraId="00000046">
            <w:pPr>
              <w:spacing w:line="360" w:lineRule="auto"/>
              <w:rPr>
                <w:b w:val="1"/>
                <w:bCs w:val="1"/>
                <w:sz w:val="26"/>
                <w:szCs w:val="26"/>
              </w:rPr>
            </w:pPr>
            <w:r>
              <w:rPr>
                <w:b w:val="1"/>
                <w:bCs w:val="1"/>
                <w:sz w:val="26"/>
                <w:szCs w:val="26"/>
                <w:rtl w:val="0"/>
              </w:rPr>
              <w:t xml:space="preserve">CO1. Kiến thức:</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Sau khi hoàn thành học phần này người học  có khả năng vận dụng kiến thức về Quản trị tổ chức sự kiện vào Quản trị các mối quan hệ; khả năng vận dụng kiến thức cơ bản và có hệ thống về lĩnh vực truyền thông, marketing để triển khai quản trị các mối quan hệ tổ chức truyền thông, quảng bá trong sự kiện</w:t>
            </w:r>
          </w:p>
          <w:p w:rsidR="00000000" w:rsidDel="00000000" w:rsidP="00000000" w:rsidRDefault="00000000" w:rsidRPr="00000000" w14:paraId="00000048">
            <w:pPr>
              <w:spacing w:line="360" w:lineRule="auto"/>
              <w:rPr>
                <w:b w:val="1"/>
                <w:bCs w:val="1"/>
                <w:sz w:val="26"/>
                <w:szCs w:val="26"/>
              </w:rPr>
            </w:pPr>
            <w:r>
              <w:rPr>
                <w:b w:val="1"/>
                <w:bCs w:val="1"/>
                <w:sz w:val="26"/>
                <w:szCs w:val="26"/>
                <w:rtl w:val="0"/>
              </w:rPr>
              <w:t xml:space="preserve">CO2. Kỹ năng:</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Sau khi hoàn thành học phần này người học  có kỹ năng tự nghiên cứu, tư duy phân tích – tổng hợp, tư duy hệ thống, tư duy phản biện, tư duy sáng tạo trong quản lý các mối quan hệ; kỹ năng làm việc nhóm. </w:t>
            </w:r>
          </w:p>
          <w:p w:rsidR="00000000" w:rsidDel="00000000" w:rsidP="00000000" w:rsidRDefault="00000000" w:rsidRPr="00000000" w14:paraId="0000004A">
            <w:pPr>
              <w:spacing w:line="360" w:lineRule="auto"/>
              <w:rPr>
                <w:b w:val="1"/>
                <w:bCs w:val="1"/>
                <w:sz w:val="26"/>
                <w:szCs w:val="26"/>
              </w:rPr>
            </w:pPr>
            <w:r>
              <w:rPr>
                <w:b w:val="1"/>
                <w:bCs w:val="1"/>
                <w:sz w:val="26"/>
                <w:szCs w:val="26"/>
                <w:rtl w:val="0"/>
              </w:rPr>
              <w:t xml:space="preserve">CO3. Mức độ tự chủ và trách nhiệm:</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ind w:right="-79"/>
              <w:jc w:val="both"/>
              <w:rPr>
                <w:sz w:val="26"/>
                <w:szCs w:val="26"/>
              </w:rPr>
            </w:pPr>
            <w:r>
              <w:rPr>
                <w:sz w:val="26"/>
                <w:szCs w:val="26"/>
                <w:rtl w:val="0"/>
              </w:rPr>
              <w:t xml:space="preserve">Sau khi hoàn thành học phần này người học có đạo đức và kỷ luật nghề nghiệp, trách nhiệm công dân, trách nhiệm xã hội và trách nhiệm đối với các mối quan hệ của tổ chức, doanh nghiệp trong tổ chức sự kiện.</w:t>
            </w:r>
          </w:p>
        </w:tc>
      </w:tr>
      <w:tr>
        <w:trPr>
          <w:cantSplit w:val="0"/>
          <w:trHeight w:val="368" w:hRule="atLeast"/>
          <w:tblHeader w:val="0"/>
        </w:trPr>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numPr>
                <w:ilvl w:val="0"/>
                <w:numId w:val="1"/>
              </w:numPr>
              <w:spacing w:line="360" w:lineRule="auto"/>
              <w:ind w:left="239" w:right="5" w:hanging="284"/>
              <w:jc w:val="both"/>
              <w:rPr>
                <w:b w:val="1"/>
                <w:bCs w:val="1"/>
                <w:sz w:val="26"/>
                <w:szCs w:val="26"/>
              </w:rPr>
            </w:pPr>
            <w:r>
              <w:rPr>
                <w:b w:val="1"/>
                <w:bCs w:val="1"/>
                <w:sz w:val="26"/>
                <w:szCs w:val="26"/>
                <w:rtl w:val="0"/>
              </w:rPr>
              <w:t xml:space="preserve">Chuẩn đầu ra học phần (CLOs): </w:t>
            </w:r>
          </w:p>
          <w:p w:rsidR="00000000" w:rsidDel="00000000" w:rsidP="00000000" w:rsidRDefault="00000000" w:rsidRPr="00000000" w14:paraId="00000052">
            <w:pPr>
              <w:spacing w:line="360" w:lineRule="auto"/>
              <w:ind w:left="-45" w:right="5" w:firstLine="0"/>
              <w:jc w:val="both"/>
              <w:rPr>
                <w:b w:val="1"/>
                <w:bCs w:val="1"/>
                <w:sz w:val="26"/>
                <w:szCs w:val="26"/>
              </w:rPr>
            </w:pPr>
            <w:r>
              <w:rPr>
                <w:sz w:val="26"/>
                <w:szCs w:val="26"/>
                <w:rtl w:val="0"/>
              </w:rPr>
              <w:t xml:space="preserve">Sau khi hoàn thành học phần này, người học có thể:</w:t>
            </w:r>
            <w:r>
              <w:rPr>
                <w:rtl w:val="0"/>
              </w:rPr>
            </w:r>
          </w:p>
          <w:tbl>
            <w:tblPr>
              <w:tblStyle w:val="Table3"/>
              <w:tblW w:w="9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9"/>
              <w:gridCol w:w="6616"/>
              <w:gridCol w:w="1710"/>
              <w:tblGridChange w:id="0">
                <w:tblGrid>
                  <w:gridCol w:w="1179"/>
                  <w:gridCol w:w="6616"/>
                  <w:gridCol w:w="1710"/>
                </w:tblGrid>
              </w:tblGridChange>
            </w:tblGrid>
            <w:tr>
              <w:trPr>
                <w:cantSplit w:val="0"/>
                <w:tblHeader w:val="0"/>
              </w:trPr>
              <w:tc>
                <w:tcPr>
                  <w:vAlign w:val="center"/>
                </w:tcPr>
                <w:p w:rsidR="00000000" w:rsidDel="00000000" w:rsidP="00000000" w:rsidRDefault="00000000" w:rsidRPr="00000000" w14:paraId="00000053">
                  <w:pPr>
                    <w:spacing w:line="360" w:lineRule="auto"/>
                    <w:jc w:val="center"/>
                    <w:rPr>
                      <w:b w:val="1"/>
                      <w:bCs w:val="1"/>
                      <w:sz w:val="26"/>
                      <w:szCs w:val="26"/>
                    </w:rPr>
                  </w:pPr>
                  <w:r>
                    <w:rPr>
                      <w:b w:val="1"/>
                      <w:bCs w:val="1"/>
                      <w:sz w:val="26"/>
                      <w:szCs w:val="26"/>
                      <w:rtl w:val="0"/>
                    </w:rPr>
                    <w:t xml:space="preserve">Mục tiêu</w:t>
                  </w:r>
                </w:p>
              </w:tc>
              <w:tc>
                <w:tcPr>
                  <w:vAlign w:val="center"/>
                </w:tcPr>
                <w:p w:rsidR="00000000" w:rsidDel="00000000" w:rsidP="00000000" w:rsidRDefault="00000000" w:rsidRPr="00000000" w14:paraId="00000054">
                  <w:pPr>
                    <w:spacing w:line="360" w:lineRule="auto"/>
                    <w:jc w:val="center"/>
                    <w:rPr>
                      <w:b w:val="1"/>
                      <w:bCs w:val="1"/>
                      <w:sz w:val="26"/>
                      <w:szCs w:val="26"/>
                    </w:rPr>
                  </w:pPr>
                  <w:r>
                    <w:rPr>
                      <w:b w:val="1"/>
                      <w:bCs w:val="1"/>
                      <w:sz w:val="26"/>
                      <w:szCs w:val="26"/>
                      <w:rtl w:val="0"/>
                    </w:rPr>
                    <w:t xml:space="preserve">Chuẩn đầu ra học phần</w:t>
                  </w:r>
                </w:p>
              </w:tc>
              <w:tc>
                <w:tcPr>
                  <w:vAlign w:val="center"/>
                </w:tcPr>
                <w:p w:rsidR="00000000" w:rsidDel="00000000" w:rsidP="00000000" w:rsidRDefault="00000000" w:rsidRPr="00000000" w14:paraId="00000055">
                  <w:pPr>
                    <w:spacing w:line="360" w:lineRule="auto"/>
                    <w:jc w:val="center"/>
                    <w:rPr>
                      <w:b w:val="1"/>
                      <w:bCs w:val="1"/>
                      <w:sz w:val="26"/>
                      <w:szCs w:val="26"/>
                    </w:rPr>
                  </w:pPr>
                  <w:r>
                    <w:rPr>
                      <w:b w:val="1"/>
                      <w:bCs w:val="1"/>
                      <w:sz w:val="26"/>
                      <w:szCs w:val="26"/>
                      <w:rtl w:val="0"/>
                    </w:rPr>
                    <w:t xml:space="preserve">Trình độ năng lực</w:t>
                  </w:r>
                </w:p>
              </w:tc>
            </w:tr>
            <w:tr>
              <w:trPr>
                <w:cantSplit w:val="0"/>
                <w:tblHeader w:val="0"/>
              </w:trPr>
              <w:tc>
                <w:tcPr>
                  <w:vMerge w:val="restart"/>
                  <w:vAlign w:val="center"/>
                </w:tcPr>
                <w:p w:rsidR="00000000" w:rsidDel="00000000" w:rsidP="00000000" w:rsidRDefault="00000000" w:rsidRPr="00000000" w14:paraId="00000056">
                  <w:pPr>
                    <w:spacing w:line="360" w:lineRule="auto"/>
                    <w:jc w:val="center"/>
                    <w:rPr>
                      <w:b w:val="1"/>
                      <w:bCs w:val="1"/>
                      <w:sz w:val="26"/>
                      <w:szCs w:val="26"/>
                    </w:rPr>
                  </w:pPr>
                  <w:r>
                    <w:rPr>
                      <w:b w:val="1"/>
                      <w:bCs w:val="1"/>
                      <w:sz w:val="26"/>
                      <w:szCs w:val="26"/>
                      <w:rtl w:val="0"/>
                    </w:rPr>
                    <w:t xml:space="preserve">CO1</w:t>
                  </w:r>
                </w:p>
              </w:tc>
              <w:tc>
                <w:tcPr>
                  <w:vAlign w:val="center"/>
                </w:tcPr>
                <w:p w:rsidR="00000000" w:rsidDel="00000000" w:rsidP="00000000" w:rsidRDefault="00000000" w:rsidRPr="00000000" w14:paraId="00000057">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CLO1. Vận dụng kiến thức về Quản trị sự kiện vào Quản trị các mối quan hệ với khách hàng (KAM)</w:t>
                  </w:r>
                </w:p>
              </w:tc>
              <w:tc>
                <w:tcPr>
                  <w:vAlign w:val="center"/>
                </w:tcPr>
                <w:p w:rsidR="00000000" w:rsidDel="00000000" w:rsidP="00000000" w:rsidRDefault="00000000" w:rsidRPr="00000000" w14:paraId="00000058">
                  <w:pPr>
                    <w:keepNext w:val="1"/>
                    <w:spacing w:line="360" w:lineRule="auto"/>
                    <w:jc w:val="center"/>
                    <w:rPr>
                      <w:sz w:val="26"/>
                      <w:szCs w:val="26"/>
                    </w:rPr>
                  </w:pPr>
                  <w:r>
                    <w:rPr>
                      <w:sz w:val="26"/>
                      <w:szCs w:val="26"/>
                      <w:rtl w:val="0"/>
                    </w:rPr>
                    <w:t xml:space="preserve">4/6</w:t>
                  </w:r>
                </w:p>
              </w:tc>
            </w:tr>
            <w:tr>
              <w:trPr>
                <w:cantSplit w:val="0"/>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CLO2. Vận dụng kiến thức về Quản trị sự kiện vào Quản trị để phân tích các mối quan hệ đối tác và mối quan hệ khác trong sự kiện</w:t>
                  </w:r>
                </w:p>
              </w:tc>
              <w:tc>
                <w:tcPr>
                  <w:vAlign w:val="center"/>
                </w:tcPr>
                <w:p w:rsidR="00000000" w:rsidDel="00000000" w:rsidP="00000000" w:rsidRDefault="00000000" w:rsidRPr="00000000" w14:paraId="0000005B">
                  <w:pPr>
                    <w:keepNext w:val="1"/>
                    <w:spacing w:line="360" w:lineRule="auto"/>
                    <w:jc w:val="center"/>
                    <w:rPr>
                      <w:sz w:val="26"/>
                      <w:szCs w:val="26"/>
                    </w:rPr>
                  </w:pPr>
                  <w:r>
                    <w:rPr>
                      <w:sz w:val="26"/>
                      <w:szCs w:val="26"/>
                      <w:rtl w:val="0"/>
                    </w:rPr>
                    <w:t xml:space="preserve">4/6</w:t>
                  </w:r>
                </w:p>
              </w:tc>
            </w:tr>
            <w:tr>
              <w:trPr>
                <w:cantSplit w:val="0"/>
                <w:trHeight w:val="1124" w:hRule="atLeast"/>
                <w:tblHeader w:val="0"/>
              </w:trPr>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5D">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CLO3. Giải thích được kiến thức cơ bản và có hệ thống về lĩnh vực truyền thông, marketing để triển khai quản trị các mối quan hệ tổ chức truyền thông, quảng bá trong sự kiện</w:t>
                  </w:r>
                </w:p>
              </w:tc>
              <w:tc>
                <w:tcPr>
                  <w:vAlign w:val="center"/>
                </w:tcPr>
                <w:p w:rsidR="00000000" w:rsidDel="00000000" w:rsidP="00000000" w:rsidRDefault="00000000" w:rsidRPr="00000000" w14:paraId="0000005E">
                  <w:pPr>
                    <w:keepNext w:val="1"/>
                    <w:spacing w:line="360" w:lineRule="auto"/>
                    <w:jc w:val="center"/>
                    <w:rPr>
                      <w:sz w:val="26"/>
                      <w:szCs w:val="26"/>
                    </w:rPr>
                  </w:pPr>
                  <w:r>
                    <w:rPr>
                      <w:sz w:val="26"/>
                      <w:szCs w:val="26"/>
                      <w:rtl w:val="0"/>
                    </w:rPr>
                    <w:t xml:space="preserve">4/6</w:t>
                  </w:r>
                </w:p>
              </w:tc>
            </w:tr>
            <w:tr>
              <w:trPr>
                <w:cantSplit w:val="0"/>
                <w:tblHeader w:val="0"/>
              </w:trPr>
              <w:tc>
                <w:tcPr>
                  <w:vMerge w:val="restart"/>
                  <w:vAlign w:val="center"/>
                </w:tcPr>
                <w:p w:rsidR="00000000" w:rsidDel="00000000" w:rsidP="00000000" w:rsidRDefault="00000000" w:rsidRPr="00000000" w14:paraId="0000005F">
                  <w:pPr>
                    <w:spacing w:line="360" w:lineRule="auto"/>
                    <w:jc w:val="center"/>
                    <w:rPr>
                      <w:b w:val="1"/>
                      <w:bCs w:val="1"/>
                      <w:sz w:val="26"/>
                      <w:szCs w:val="26"/>
                    </w:rPr>
                  </w:pPr>
                  <w:r>
                    <w:rPr>
                      <w:b w:val="1"/>
                      <w:bCs w:val="1"/>
                      <w:sz w:val="26"/>
                      <w:szCs w:val="26"/>
                      <w:rtl w:val="0"/>
                    </w:rPr>
                    <w:t xml:space="preserve">CO2</w:t>
                  </w:r>
                </w:p>
              </w:tc>
              <w:tc>
                <w:tcPr>
                  <w:vAlign w:val="center"/>
                </w:tcPr>
                <w:p w:rsidR="00000000" w:rsidDel="00000000" w:rsidP="00000000" w:rsidRDefault="00000000" w:rsidRPr="00000000" w14:paraId="00000060">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CLO4. Phát triển kỹ năng tự nghiên cứu, tư duy phân tích – tổng hợp, tư duy hệ thống, tư duy phản biện, tư duy sáng tạo trong quản lý </w:t>
                  </w:r>
                  <w:del w:id="9003" w:author="Claude" w:date="2026-09-26T00:00:00Z">
                    <w:r>
                      <w:rPr>
                        <w:sz w:val="26"/>
                        <w:szCs w:val="26"/>
                        <w:rtl w:val="0"/>
                      </w:rPr>
                      <w:delText xml:space="preserve">các mối quan hệ nội bộ tổ chức sự kiện</w:delText>
                    </w:r>
                  </w:del>
                  <w:ins w:id="9004" w:author="Claude" w:date="2026-09-26T00:00:00Z">
                    <w:r>
                      <w:rPr>
                        <w:sz w:val="26"/>
                        <w:szCs w:val="26"/>
                        <w:rtl w:val="0"/>
                      </w:rPr>
                      <w:t xml:space="preserve">các mối quan hệ với các bên liên quan bên ngoài của tổ chức sự kiện</w:t>
                    </w:r>
                  </w:ins>
                </w:p>
              </w:tc>
              <w:tc>
                <w:tcPr>
                  <w:vAlign w:val="center"/>
                </w:tcPr>
                <w:p w:rsidR="00000000" w:rsidDel="00000000" w:rsidP="00000000" w:rsidRDefault="00000000" w:rsidRPr="00000000" w14:paraId="00000061">
                  <w:pPr>
                    <w:keepNext w:val="1"/>
                    <w:spacing w:line="360" w:lineRule="auto"/>
                    <w:jc w:val="center"/>
                    <w:rPr>
                      <w:sz w:val="26"/>
                      <w:szCs w:val="26"/>
                    </w:rPr>
                  </w:pPr>
                  <w:r>
                    <w:rPr>
                      <w:sz w:val="26"/>
                      <w:szCs w:val="26"/>
                      <w:rtl w:val="0"/>
                    </w:rPr>
                    <w:t xml:space="preserve">3/5</w:t>
                  </w:r>
                </w:p>
              </w:tc>
            </w:tr>
            <w:tr>
              <w:trPr>
                <w:cantSplit w:val="0"/>
                <w:tblHeader w:val="0"/>
              </w:trPr>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CLO5. Thể hiện kỹ năng điều phối, phân tích, xử lý tình huống, tư duy sáng tạo trong các mối quan hệ đối tác và mối quan hệ khác trong sự kiện</w:t>
                  </w:r>
                </w:p>
              </w:tc>
              <w:tc>
                <w:tcPr>
                  <w:vAlign w:val="center"/>
                </w:tcPr>
                <w:p w:rsidR="00000000" w:rsidDel="00000000" w:rsidP="00000000" w:rsidRDefault="00000000" w:rsidRPr="00000000" w14:paraId="00000064">
                  <w:pPr>
                    <w:keepNext w:val="1"/>
                    <w:spacing w:line="360" w:lineRule="auto"/>
                    <w:jc w:val="center"/>
                    <w:rPr>
                      <w:sz w:val="26"/>
                      <w:szCs w:val="26"/>
                    </w:rPr>
                  </w:pPr>
                  <w:r>
                    <w:rPr>
                      <w:sz w:val="26"/>
                      <w:szCs w:val="26"/>
                      <w:rtl w:val="0"/>
                    </w:rPr>
                    <w:t xml:space="preserve">3/5</w:t>
                  </w:r>
                </w:p>
              </w:tc>
            </w:tr>
            <w:tr>
              <w:trPr>
                <w:cantSplit w:val="0"/>
                <w:trHeight w:val="557"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6">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CLO6. Thực hiện kỹ năng làm việc phối hợp cùng các mối quan hệ trong quá trình tổ chức sự kiện</w:t>
                  </w:r>
                </w:p>
              </w:tc>
              <w:tc>
                <w:tcPr>
                  <w:vAlign w:val="center"/>
                </w:tcPr>
                <w:p w:rsidR="00000000" w:rsidDel="00000000" w:rsidP="00000000" w:rsidRDefault="00000000" w:rsidRPr="00000000" w14:paraId="00000067">
                  <w:pPr>
                    <w:keepNext w:val="1"/>
                    <w:spacing w:line="360" w:lineRule="auto"/>
                    <w:jc w:val="center"/>
                    <w:rPr>
                      <w:sz w:val="26"/>
                      <w:szCs w:val="26"/>
                    </w:rPr>
                  </w:pPr>
                  <w:r>
                    <w:rPr>
                      <w:sz w:val="26"/>
                      <w:szCs w:val="26"/>
                      <w:rtl w:val="0"/>
                    </w:rPr>
                    <w:t xml:space="preserve">3/5</w:t>
                  </w:r>
                </w:p>
              </w:tc>
            </w:tr>
            <w:tr>
              <w:trPr>
                <w:cantSplit w:val="0"/>
                <w:trHeight w:val="557" w:hRule="atLeast"/>
                <w:tblHeader w:val="0"/>
              </w:trPr>
              <w:tc>
                <w:tcPr>
                  <w:vMerge w:val="continue"/>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9">
                  <w:pPr>
                    <w:keepNext w:val="1"/>
                    <w:pBdr>
                      <w:top w:space="0" w:sz="0" w:val="nil"/>
                      <w:left w:space="0" w:sz="0" w:val="nil"/>
                      <w:bottom w:space="0" w:sz="0" w:val="nil"/>
                      <w:right w:space="0" w:sz="0" w:val="nil"/>
                      <w:between w:space="0" w:sz="0" w:val="nil"/>
                    </w:pBdr>
                    <w:spacing w:line="360" w:lineRule="auto"/>
                    <w:jc w:val="both"/>
                    <w:rPr>
                      <w:sz w:val="26"/>
                      <w:szCs w:val="26"/>
                    </w:rPr>
                  </w:pPr>
                  <w:r>
                    <w:rPr>
                      <w:rtl w:val="0"/>
                    </w:rPr>
                    <w:t xml:space="preserve">CLO7. </w:t>
                  </w:r>
                  <w:r>
                    <w:rPr>
                      <w:sz w:val="26"/>
                      <w:szCs w:val="26"/>
                      <w:rtl w:val="0"/>
                    </w:rPr>
                    <w:t xml:space="preserve">Thực hiện thành thạo ngoại ngữ trong chuyên môn và giao tiếp</w:t>
                  </w:r>
                </w:p>
              </w:tc>
              <w:tc>
                <w:tcPr>
                  <w:vAlign w:val="center"/>
                </w:tcPr>
                <w:p w:rsidR="00000000" w:rsidDel="00000000" w:rsidP="00000000" w:rsidRDefault="00000000" w:rsidRPr="00000000" w14:paraId="0000006A">
                  <w:pPr>
                    <w:keepNext w:val="1"/>
                    <w:spacing w:line="360" w:lineRule="auto"/>
                    <w:jc w:val="center"/>
                    <w:rPr>
                      <w:sz w:val="26"/>
                      <w:szCs w:val="26"/>
                    </w:rPr>
                  </w:pPr>
                  <w:r>
                    <w:rPr>
                      <w:sz w:val="26"/>
                      <w:szCs w:val="26"/>
                      <w:rtl w:val="0"/>
                    </w:rPr>
                    <w:t xml:space="preserve">3/5</w:t>
                  </w:r>
                </w:p>
              </w:tc>
            </w:tr>
            <w:tr>
              <w:trPr>
                <w:cantSplit w:val="0"/>
                <w:tblHeader w:val="0"/>
              </w:trPr>
              <w:tc>
                <w:tcPr>
                  <w:vMerge w:val="restart"/>
                  <w:vAlign w:val="center"/>
                </w:tcPr>
                <w:p w:rsidR="00000000" w:rsidDel="00000000" w:rsidP="00000000" w:rsidRDefault="00000000" w:rsidRPr="00000000" w14:paraId="0000006B">
                  <w:pPr>
                    <w:spacing w:line="360" w:lineRule="auto"/>
                    <w:jc w:val="center"/>
                    <w:rPr>
                      <w:b w:val="1"/>
                      <w:bCs w:val="1"/>
                      <w:sz w:val="26"/>
                      <w:szCs w:val="26"/>
                    </w:rPr>
                  </w:pPr>
                  <w:r>
                    <w:rPr>
                      <w:b w:val="1"/>
                      <w:bCs w:val="1"/>
                      <w:sz w:val="26"/>
                      <w:szCs w:val="26"/>
                      <w:rtl w:val="0"/>
                    </w:rPr>
                    <w:t xml:space="preserve">CO3</w:t>
                  </w:r>
                </w:p>
              </w:tc>
              <w:tc>
                <w:tcPr>
                  <w:vAlign w:val="center"/>
                </w:tcPr>
                <w:p w:rsidR="00000000" w:rsidDel="00000000" w:rsidP="00000000" w:rsidRDefault="00000000" w:rsidRPr="00000000" w14:paraId="0000006C">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CLO8. Hình thành đạo đức và kỷ luật nghề nghiệp, trách nhiệm công dân, trách nhiệm xã hội và trách nhiệm đối với đơn vị trong việc quản trị mối quan hệ tổ chức sự kiện</w:t>
                  </w:r>
                </w:p>
              </w:tc>
              <w:tc>
                <w:tcPr>
                  <w:vAlign w:val="center"/>
                </w:tcPr>
                <w:p w:rsidR="00000000" w:rsidDel="00000000" w:rsidP="00000000" w:rsidRDefault="00000000" w:rsidRPr="00000000" w14:paraId="0000006D">
                  <w:pPr>
                    <w:keepNext w:val="1"/>
                    <w:spacing w:line="360" w:lineRule="auto"/>
                    <w:jc w:val="center"/>
                    <w:rPr>
                      <w:sz w:val="26"/>
                      <w:szCs w:val="26"/>
                    </w:rPr>
                  </w:pPr>
                  <w:r>
                    <w:rPr>
                      <w:sz w:val="26"/>
                      <w:szCs w:val="26"/>
                      <w:rtl w:val="0"/>
                    </w:rPr>
                    <w:t xml:space="preserve">4/5</w:t>
                  </w:r>
                </w:p>
              </w:tc>
            </w:tr>
            <w:tr>
              <w:trPr>
                <w:cantSplit w:val="0"/>
                <w:trHeight w:val="1345"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F">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CLO9. Thể hiện năng lực lập kế hoạch, điều phối, phát huy trí tuệ tập thể, dẫn dắt về chuyên môn, nghiệp vụ trong việc quản trị mối quan hệ tổ chức sự kiện</w:t>
                  </w:r>
                </w:p>
              </w:tc>
              <w:tc>
                <w:tcPr>
                  <w:vAlign w:val="center"/>
                </w:tcPr>
                <w:p w:rsidR="00000000" w:rsidDel="00000000" w:rsidP="00000000" w:rsidRDefault="00000000" w:rsidRPr="00000000" w14:paraId="00000070">
                  <w:pPr>
                    <w:keepNext w:val="1"/>
                    <w:spacing w:line="360" w:lineRule="auto"/>
                    <w:jc w:val="center"/>
                    <w:rPr>
                      <w:sz w:val="26"/>
                      <w:szCs w:val="26"/>
                    </w:rPr>
                  </w:pPr>
                  <w:r>
                    <w:rPr>
                      <w:sz w:val="26"/>
                      <w:szCs w:val="26"/>
                      <w:rtl w:val="0"/>
                    </w:rPr>
                    <w:t xml:space="preserve">4/5</w:t>
                  </w:r>
                </w:p>
              </w:tc>
            </w:tr>
          </w:tbl>
          <w:p w:rsidR="00000000" w:rsidDel="00000000" w:rsidP="00000000" w:rsidRDefault="00000000" w:rsidRPr="00000000" w14:paraId="00000071">
            <w:pPr>
              <w:spacing w:line="360" w:lineRule="auto"/>
              <w:jc w:val="both"/>
              <w:rPr>
                <w:sz w:val="26"/>
                <w:szCs w:val="26"/>
              </w:rPr>
            </w:pPr>
            <w:r>
              <w:rPr>
                <w:rtl w:val="0"/>
              </w:rPr>
            </w:r>
          </w:p>
        </w:tc>
      </w:tr>
      <w:tr>
        <w:trPr>
          <w:cantSplit w:val="0"/>
          <w:trHeight w:val="368" w:hRule="atLeast"/>
          <w:tblHeader w:val="0"/>
        </w:trPr>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numPr>
                <w:ilvl w:val="0"/>
                <w:numId w:val="1"/>
              </w:numPr>
              <w:spacing w:line="360" w:lineRule="auto"/>
              <w:ind w:left="239" w:right="6" w:hanging="284"/>
              <w:jc w:val="both"/>
              <w:rPr>
                <w:sz w:val="26"/>
                <w:szCs w:val="26"/>
              </w:rPr>
            </w:pPr>
            <w:r>
              <w:rPr>
                <w:b w:val="1"/>
                <w:bCs w:val="1"/>
                <w:sz w:val="26"/>
                <w:szCs w:val="26"/>
                <w:rtl w:val="0"/>
              </w:rPr>
              <w:t xml:space="preserve">Ma trận sự đóng góp của học phần cho chuẩn đầu ra của CTĐT:</w:t>
            </w:r>
            <w:r>
              <w:rPr>
                <w:rtl w:val="0"/>
              </w:rPr>
            </w:r>
          </w:p>
          <w:tbl>
            <w:tblPr>
              <w:tblStyle w:val="Table4"/>
              <w:tblW w:w="95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5"/>
              <w:gridCol w:w="630"/>
              <w:gridCol w:w="630"/>
              <w:gridCol w:w="630"/>
              <w:gridCol w:w="496"/>
              <w:gridCol w:w="592"/>
              <w:gridCol w:w="630"/>
              <w:gridCol w:w="622"/>
              <w:gridCol w:w="638"/>
              <w:gridCol w:w="630"/>
              <w:gridCol w:w="630"/>
              <w:gridCol w:w="630"/>
              <w:gridCol w:w="442"/>
              <w:tblGridChange w:id="0">
                <w:tblGrid>
                  <w:gridCol w:w="2305"/>
                  <w:gridCol w:w="630"/>
                  <w:gridCol w:w="630"/>
                  <w:gridCol w:w="630"/>
                  <w:gridCol w:w="496"/>
                  <w:gridCol w:w="592"/>
                  <w:gridCol w:w="630"/>
                  <w:gridCol w:w="622"/>
                  <w:gridCol w:w="638"/>
                  <w:gridCol w:w="630"/>
                  <w:gridCol w:w="630"/>
                  <w:gridCol w:w="630"/>
                  <w:gridCol w:w="442"/>
                </w:tblGrid>
              </w:tblGridChange>
            </w:tblGrid>
            <w:tr>
              <w:trPr>
                <w:cantSplit w:val="1"/>
                <w:trHeight w:val="1727" w:hRule="atLeast"/>
                <w:tblHeader w:val="0"/>
              </w:trPr>
              <w:tc>
                <w:tcPr/>
                <w:p w:rsidR="00000000" w:rsidDel="00000000" w:rsidP="00000000" w:rsidRDefault="00000000" w:rsidRPr="00000000" w14:paraId="0000007B">
                  <w:pPr>
                    <w:spacing w:line="360" w:lineRule="auto"/>
                    <w:jc w:val="right"/>
                    <w:rPr>
                      <w:sz w:val="18"/>
                      <w:szCs w:val="18"/>
                    </w:rPr>
                  </w:pPr>
                  <w:r>
                    <w:rPr>
                      <w:sz w:val="18"/>
                      <w:szCs w:val="18"/>
                      <w:rtl w:val="0"/>
                    </w:rPr>
                    <w:t xml:space="preserve">Chuẩn đầu ra CTĐT (PLOs)</w:t>
                  </w:r>
                </w:p>
                <w:p w:rsidR="00000000" w:rsidDel="00000000" w:rsidP="00000000" w:rsidRDefault="00000000" w:rsidRPr="00000000" w14:paraId="0000007C">
                  <w:pPr>
                    <w:spacing w:line="360" w:lineRule="auto"/>
                    <w:jc w:val="right"/>
                    <w:rPr>
                      <w:sz w:val="18"/>
                      <w:szCs w:val="18"/>
                    </w:rPr>
                  </w:pPr>
                  <w:r>
                    <w:rPr>
                      <w:rtl w:val="0"/>
                    </w:rPr>
                  </w:r>
                </w:p>
                <w:p w:rsidR="00000000" w:rsidDel="00000000" w:rsidP="00000000" w:rsidRDefault="00000000" w:rsidRPr="00000000" w14:paraId="0000007D">
                  <w:pPr>
                    <w:spacing w:line="360" w:lineRule="auto"/>
                    <w:rPr>
                      <w:sz w:val="18"/>
                      <w:szCs w:val="18"/>
                    </w:rPr>
                  </w:pPr>
                  <w:r>
                    <w:rPr>
                      <w:sz w:val="18"/>
                      <w:szCs w:val="18"/>
                      <w:rtl w:val="0"/>
                    </w:rPr>
                    <w:t xml:space="preserve">Mức độ </w:t>
                  </w:r>
                </w:p>
                <w:p w:rsidR="00000000" w:rsidDel="00000000" w:rsidP="00000000" w:rsidRDefault="00000000" w:rsidRPr="00000000" w14:paraId="0000007E">
                  <w:pPr>
                    <w:spacing w:line="360" w:lineRule="auto"/>
                    <w:rPr>
                      <w:sz w:val="26"/>
                      <w:szCs w:val="26"/>
                    </w:rPr>
                  </w:pPr>
                  <w:r>
                    <w:rPr>
                      <w:sz w:val="18"/>
                      <w:szCs w:val="18"/>
                      <w:rtl w:val="0"/>
                    </w:rPr>
                    <w:t xml:space="preserve">đóng góp của HP</w:t>
                  </w:r>
                  <w:r>
                    <w:rPr>
                      <w:rtl w:val="0"/>
                    </w:rPr>
                  </w:r>
                </w:p>
              </w:tc>
              <w:tc>
                <w:tcPr>
                  <w:vAlign w:val="center"/>
                </w:tcPr>
                <w:p w:rsidR="00000000" w:rsidDel="00000000" w:rsidP="00000000" w:rsidRDefault="00000000" w:rsidRPr="00000000" w14:paraId="0000007F">
                  <w:pPr>
                    <w:spacing w:line="360" w:lineRule="auto"/>
                    <w:ind w:left="113" w:right="113" w:firstLine="0"/>
                    <w:jc w:val="center"/>
                    <w:rPr>
                      <w:sz w:val="26"/>
                      <w:szCs w:val="26"/>
                    </w:rPr>
                  </w:pPr>
                  <w:r>
                    <w:rPr>
                      <w:sz w:val="26"/>
                      <w:szCs w:val="26"/>
                      <w:rtl w:val="0"/>
                    </w:rPr>
                    <w:t xml:space="preserve">PLO1</w:t>
                  </w:r>
                </w:p>
              </w:tc>
              <w:tc>
                <w:tcPr>
                  <w:vAlign w:val="center"/>
                </w:tcPr>
                <w:p w:rsidR="00000000" w:rsidDel="00000000" w:rsidP="00000000" w:rsidRDefault="00000000" w:rsidRPr="00000000" w14:paraId="00000080">
                  <w:pPr>
                    <w:spacing w:line="360" w:lineRule="auto"/>
                    <w:ind w:left="113" w:right="113" w:firstLine="0"/>
                    <w:jc w:val="center"/>
                    <w:rPr>
                      <w:sz w:val="26"/>
                      <w:szCs w:val="26"/>
                    </w:rPr>
                  </w:pPr>
                  <w:r>
                    <w:rPr>
                      <w:sz w:val="26"/>
                      <w:szCs w:val="26"/>
                      <w:rtl w:val="0"/>
                    </w:rPr>
                    <w:t xml:space="preserve">PLO2</w:t>
                  </w:r>
                </w:p>
              </w:tc>
              <w:tc>
                <w:tcPr>
                  <w:vAlign w:val="center"/>
                </w:tcPr>
                <w:p w:rsidR="00000000" w:rsidDel="00000000" w:rsidP="00000000" w:rsidRDefault="00000000" w:rsidRPr="00000000" w14:paraId="00000081">
                  <w:pPr>
                    <w:spacing w:line="360" w:lineRule="auto"/>
                    <w:ind w:left="113" w:right="113" w:firstLine="0"/>
                    <w:jc w:val="center"/>
                    <w:rPr>
                      <w:sz w:val="26"/>
                      <w:szCs w:val="26"/>
                    </w:rPr>
                  </w:pPr>
                  <w:r>
                    <w:rPr>
                      <w:sz w:val="26"/>
                      <w:szCs w:val="26"/>
                      <w:rtl w:val="0"/>
                    </w:rPr>
                    <w:t xml:space="preserve">PLO3</w:t>
                  </w:r>
                </w:p>
              </w:tc>
              <w:tc>
                <w:tcPr>
                  <w:vAlign w:val="center"/>
                </w:tcPr>
                <w:p w:rsidR="00000000" w:rsidDel="00000000" w:rsidP="00000000" w:rsidRDefault="00000000" w:rsidRPr="00000000" w14:paraId="00000082">
                  <w:pPr>
                    <w:spacing w:line="360" w:lineRule="auto"/>
                    <w:ind w:left="113" w:right="113" w:firstLine="0"/>
                    <w:jc w:val="center"/>
                    <w:rPr>
                      <w:sz w:val="26"/>
                      <w:szCs w:val="26"/>
                    </w:rPr>
                  </w:pPr>
                  <w:r>
                    <w:rPr>
                      <w:sz w:val="26"/>
                      <w:szCs w:val="26"/>
                      <w:rtl w:val="0"/>
                    </w:rPr>
                    <w:t xml:space="preserve">PLO 4</w:t>
                  </w:r>
                </w:p>
              </w:tc>
              <w:tc>
                <w:tcPr>
                  <w:vAlign w:val="center"/>
                </w:tcPr>
                <w:p w:rsidR="00000000" w:rsidDel="00000000" w:rsidP="00000000" w:rsidRDefault="00000000" w:rsidRPr="00000000" w14:paraId="00000083">
                  <w:pPr>
                    <w:spacing w:line="360" w:lineRule="auto"/>
                    <w:ind w:left="113" w:right="113" w:firstLine="0"/>
                    <w:jc w:val="center"/>
                    <w:rPr>
                      <w:sz w:val="26"/>
                      <w:szCs w:val="26"/>
                    </w:rPr>
                  </w:pPr>
                  <w:r>
                    <w:rPr>
                      <w:sz w:val="26"/>
                      <w:szCs w:val="26"/>
                      <w:rtl w:val="0"/>
                    </w:rPr>
                    <w:t xml:space="preserve">PLO 5</w:t>
                  </w:r>
                </w:p>
              </w:tc>
              <w:tc>
                <w:tcPr>
                  <w:vAlign w:val="center"/>
                </w:tcPr>
                <w:p w:rsidR="00000000" w:rsidDel="00000000" w:rsidP="00000000" w:rsidRDefault="00000000" w:rsidRPr="00000000" w14:paraId="00000084">
                  <w:pPr>
                    <w:spacing w:line="360" w:lineRule="auto"/>
                    <w:ind w:left="113" w:right="113" w:firstLine="0"/>
                    <w:jc w:val="center"/>
                    <w:rPr>
                      <w:sz w:val="26"/>
                      <w:szCs w:val="26"/>
                    </w:rPr>
                  </w:pPr>
                  <w:r>
                    <w:rPr>
                      <w:sz w:val="26"/>
                      <w:szCs w:val="26"/>
                      <w:rtl w:val="0"/>
                    </w:rPr>
                    <w:t xml:space="preserve">PLO 6</w:t>
                  </w:r>
                </w:p>
              </w:tc>
              <w:tc>
                <w:tcPr>
                  <w:vAlign w:val="center"/>
                </w:tcPr>
                <w:p w:rsidR="00000000" w:rsidDel="00000000" w:rsidP="00000000" w:rsidRDefault="00000000" w:rsidRPr="00000000" w14:paraId="00000085">
                  <w:pPr>
                    <w:spacing w:line="360" w:lineRule="auto"/>
                    <w:ind w:left="113" w:right="113" w:firstLine="0"/>
                    <w:jc w:val="center"/>
                    <w:rPr>
                      <w:sz w:val="26"/>
                      <w:szCs w:val="26"/>
                    </w:rPr>
                  </w:pPr>
                  <w:r>
                    <w:rPr>
                      <w:sz w:val="26"/>
                      <w:szCs w:val="26"/>
                      <w:rtl w:val="0"/>
                    </w:rPr>
                    <w:t xml:space="preserve">PLO 7</w:t>
                  </w:r>
                </w:p>
              </w:tc>
              <w:tc>
                <w:tcPr>
                  <w:vAlign w:val="center"/>
                </w:tcPr>
                <w:p w:rsidR="00000000" w:rsidDel="00000000" w:rsidP="00000000" w:rsidRDefault="00000000" w:rsidRPr="00000000" w14:paraId="00000086">
                  <w:pPr>
                    <w:spacing w:line="360" w:lineRule="auto"/>
                    <w:ind w:left="113" w:right="113" w:firstLine="0"/>
                    <w:jc w:val="center"/>
                    <w:rPr>
                      <w:sz w:val="26"/>
                      <w:szCs w:val="26"/>
                    </w:rPr>
                  </w:pPr>
                  <w:r>
                    <w:rPr>
                      <w:sz w:val="26"/>
                      <w:szCs w:val="26"/>
                      <w:rtl w:val="0"/>
                    </w:rPr>
                    <w:t xml:space="preserve">PLO 8</w:t>
                  </w:r>
                </w:p>
              </w:tc>
              <w:tc>
                <w:tcPr>
                  <w:vAlign w:val="center"/>
                </w:tcPr>
                <w:p w:rsidR="00000000" w:rsidDel="00000000" w:rsidP="00000000" w:rsidRDefault="00000000" w:rsidRPr="00000000" w14:paraId="00000087">
                  <w:pPr>
                    <w:spacing w:line="360" w:lineRule="auto"/>
                    <w:ind w:left="113" w:right="113" w:firstLine="0"/>
                    <w:jc w:val="center"/>
                    <w:rPr>
                      <w:sz w:val="26"/>
                      <w:szCs w:val="26"/>
                    </w:rPr>
                  </w:pPr>
                  <w:r>
                    <w:rPr>
                      <w:sz w:val="26"/>
                      <w:szCs w:val="26"/>
                      <w:rtl w:val="0"/>
                    </w:rPr>
                    <w:t xml:space="preserve">PLO 9</w:t>
                  </w:r>
                </w:p>
              </w:tc>
              <w:tc>
                <w:tcPr>
                  <w:vAlign w:val="center"/>
                </w:tcPr>
                <w:p w:rsidR="00000000" w:rsidDel="00000000" w:rsidP="00000000" w:rsidRDefault="00000000" w:rsidRPr="00000000" w14:paraId="00000088">
                  <w:pPr>
                    <w:spacing w:line="360" w:lineRule="auto"/>
                    <w:ind w:left="113" w:right="113" w:firstLine="0"/>
                    <w:jc w:val="center"/>
                    <w:rPr>
                      <w:sz w:val="26"/>
                      <w:szCs w:val="26"/>
                    </w:rPr>
                  </w:pPr>
                  <w:r>
                    <w:rPr>
                      <w:sz w:val="26"/>
                      <w:szCs w:val="26"/>
                      <w:rtl w:val="0"/>
                    </w:rPr>
                    <w:t xml:space="preserve">PLO 10</w:t>
                  </w:r>
                </w:p>
              </w:tc>
              <w:tc>
                <w:tcPr>
                  <w:vAlign w:val="center"/>
                </w:tcPr>
                <w:p w:rsidR="00000000" w:rsidDel="00000000" w:rsidP="00000000" w:rsidRDefault="00000000" w:rsidRPr="00000000" w14:paraId="00000089">
                  <w:pPr>
                    <w:spacing w:line="360" w:lineRule="auto"/>
                    <w:ind w:left="113" w:right="113" w:firstLine="0"/>
                    <w:jc w:val="center"/>
                    <w:rPr>
                      <w:sz w:val="26"/>
                      <w:szCs w:val="26"/>
                    </w:rPr>
                  </w:pPr>
                  <w:r>
                    <w:rPr>
                      <w:sz w:val="26"/>
                      <w:szCs w:val="26"/>
                      <w:rtl w:val="0"/>
                    </w:rPr>
                    <w:t xml:space="preserve">PLO 11</w:t>
                  </w:r>
                </w:p>
              </w:tc>
              <w:tc>
                <w:tcPr>
                  <w:vAlign w:val="center"/>
                </w:tcPr>
                <w:p w:rsidR="00000000" w:rsidDel="00000000" w:rsidP="00000000" w:rsidRDefault="00000000" w:rsidRPr="00000000" w14:paraId="0000008A">
                  <w:pPr>
                    <w:spacing w:line="360" w:lineRule="auto"/>
                    <w:ind w:left="113" w:right="113" w:firstLine="0"/>
                    <w:jc w:val="center"/>
                    <w:rPr>
                      <w:sz w:val="26"/>
                      <w:szCs w:val="26"/>
                    </w:rPr>
                  </w:pPr>
                  <w:r>
                    <w:rPr>
                      <w:sz w:val="26"/>
                      <w:szCs w:val="26"/>
                      <w:rtl w:val="0"/>
                    </w:rPr>
                    <w:t xml:space="preserve">PLO 12</w:t>
                  </w:r>
                </w:p>
              </w:tc>
            </w:tr>
            <w:tr>
              <w:trPr>
                <w:cantSplit w:val="0"/>
                <w:trHeight w:val="408" w:hRule="atLeast"/>
                <w:tblHeader w:val="0"/>
              </w:trPr>
              <w:tc>
                <w:tcPr/>
                <w:p w:rsidR="00000000" w:rsidDel="00000000" w:rsidP="00000000" w:rsidRDefault="00000000" w:rsidRPr="00000000" w14:paraId="0000008B">
                  <w:pPr>
                    <w:spacing w:line="360" w:lineRule="auto"/>
                    <w:rPr>
                      <w:sz w:val="26"/>
                      <w:szCs w:val="26"/>
                    </w:rPr>
                  </w:pPr>
                  <w:r>
                    <w:rPr>
                      <w:sz w:val="26"/>
                      <w:szCs w:val="26"/>
                      <w:rtl w:val="0"/>
                    </w:rPr>
                    <w:t xml:space="preserve">Quản trị mối quan hệ trong tổ chức sự kiện</w:t>
                  </w:r>
                </w:p>
              </w:tc>
              <w:tc>
                <w:tcPr>
                  <w:vAlign w:val="center"/>
                </w:tcPr>
                <w:p w:rsidR="00000000" w:rsidDel="00000000" w:rsidP="00000000" w:rsidRDefault="00000000" w:rsidRPr="00000000" w14:paraId="0000008C">
                  <w:pPr>
                    <w:keepNext w:val="1"/>
                    <w:spacing w:line="360" w:lineRule="auto"/>
                    <w:jc w:val="center"/>
                    <w:rPr>
                      <w:b w:val="1"/>
                      <w:bCs w:val="1"/>
                      <w:sz w:val="26"/>
                      <w:szCs w:val="26"/>
                    </w:rPr>
                  </w:pPr>
                  <w:r>
                    <w:rPr>
                      <w:rtl w:val="0"/>
                    </w:rPr>
                  </w:r>
                </w:p>
              </w:tc>
              <w:tc>
                <w:tcPr>
                  <w:vAlign w:val="center"/>
                </w:tcPr>
                <w:p w:rsidR="00000000" w:rsidDel="00000000" w:rsidP="00000000" w:rsidRDefault="00000000" w:rsidRPr="00000000" w14:paraId="0000008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8E">
                  <w:pPr>
                    <w:keepNext w:val="1"/>
                    <w:spacing w:line="360" w:lineRule="auto"/>
                    <w:jc w:val="center"/>
                    <w:rPr>
                      <w:sz w:val="26"/>
                      <w:szCs w:val="26"/>
                    </w:rPr>
                  </w:pPr>
                  <w:r>
                    <w:rPr>
                      <w:rtl w:val="0"/>
                    </w:rPr>
                    <w:t xml:space="preserve">3</w:t>
                  </w:r>
                </w:p>
              </w:tc>
              <w:tc>
                <w:tcPr>
                  <w:vAlign w:val="center"/>
                </w:tcPr>
                <w:p w:rsidR="00000000" w:rsidDel="00000000" w:rsidP="00000000" w:rsidRDefault="00000000" w:rsidRPr="00000000" w14:paraId="0000008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0">
                  <w:pPr>
                    <w:keepNext w:val="1"/>
                    <w:spacing w:line="360" w:lineRule="auto"/>
                    <w:jc w:val="center"/>
                    <w:rPr>
                      <w:sz w:val="26"/>
                      <w:szCs w:val="26"/>
                    </w:rPr>
                  </w:pPr>
                  <w:r>
                    <w:rPr>
                      <w:rtl w:val="0"/>
                    </w:rPr>
                    <w:t xml:space="preserve">3</w:t>
                  </w:r>
                </w:p>
              </w:tc>
              <w:tc>
                <w:tcPr>
                  <w:vAlign w:val="center"/>
                </w:tcPr>
                <w:p w:rsidR="00000000" w:rsidDel="00000000" w:rsidP="00000000" w:rsidRDefault="00000000" w:rsidRPr="00000000" w14:paraId="00000091">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3">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4">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5">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7">
                  <w:pPr>
                    <w:keepNext w:val="1"/>
                    <w:spacing w:line="360" w:lineRule="auto"/>
                    <w:jc w:val="center"/>
                    <w:rPr>
                      <w:sz w:val="26"/>
                      <w:szCs w:val="26"/>
                    </w:rPr>
                  </w:pPr>
                  <w:r>
                    <w:rPr>
                      <w:rtl w:val="0"/>
                    </w:rPr>
                  </w:r>
                </w:p>
              </w:tc>
            </w:tr>
            <w:tr>
              <w:trPr>
                <w:cantSplit w:val="0"/>
                <w:trHeight w:val="287" w:hRule="atLeast"/>
                <w:tblHeader w:val="0"/>
              </w:trPr>
              <w:tc>
                <w:tcPr/>
                <w:p w:rsidR="00000000" w:rsidDel="00000000" w:rsidP="00000000" w:rsidRDefault="00000000" w:rsidRPr="00000000" w14:paraId="00000098">
                  <w:pPr>
                    <w:spacing w:line="360" w:lineRule="auto"/>
                    <w:rPr>
                      <w:sz w:val="26"/>
                      <w:szCs w:val="26"/>
                    </w:rPr>
                  </w:pPr>
                  <w:r>
                    <w:rPr>
                      <w:sz w:val="26"/>
                      <w:szCs w:val="26"/>
                      <w:rtl w:val="0"/>
                    </w:rPr>
                    <w:t xml:space="preserve">Chuẩn đầu ra học phần (**)</w:t>
                  </w:r>
                </w:p>
              </w:tc>
              <w:tc>
                <w:tcPr>
                  <w:vAlign w:val="center"/>
                </w:tcPr>
                <w:p w:rsidR="00000000" w:rsidDel="00000000" w:rsidP="00000000" w:rsidRDefault="00000000" w:rsidRPr="00000000" w14:paraId="0000009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4">
                  <w:pPr>
                    <w:keepNext w:val="1"/>
                    <w:spacing w:line="360" w:lineRule="auto"/>
                    <w:jc w:val="center"/>
                    <w:rPr>
                      <w:sz w:val="26"/>
                      <w:szCs w:val="26"/>
                    </w:rPr>
                  </w:pPr>
                  <w:r>
                    <w:rPr>
                      <w:rtl w:val="0"/>
                    </w:rPr>
                  </w:r>
                </w:p>
              </w:tc>
            </w:tr>
            <w:tr>
              <w:trPr>
                <w:cantSplit w:val="0"/>
                <w:trHeight w:val="246" w:hRule="atLeast"/>
                <w:tblHeader w:val="0"/>
              </w:trPr>
              <w:tc>
                <w:tcPr/>
                <w:p w:rsidR="00000000" w:rsidDel="00000000" w:rsidP="00000000" w:rsidRDefault="00000000" w:rsidRPr="00000000" w14:paraId="000000A5">
                  <w:pPr>
                    <w:spacing w:line="360" w:lineRule="auto"/>
                    <w:jc w:val="both"/>
                    <w:rPr>
                      <w:sz w:val="26"/>
                      <w:szCs w:val="26"/>
                    </w:rPr>
                  </w:pPr>
                  <w:bookmarkStart w:colFirst="0" w:colLast="0" w:name="_r3um6g844yc0" w:id="0"/>
                  <w:bookmarkEnd w:id="0"/>
                  <w:r>
                    <w:rPr>
                      <w:sz w:val="26"/>
                      <w:szCs w:val="26"/>
                      <w:rtl w:val="0"/>
                    </w:rPr>
                    <w:t xml:space="preserve">CLO1</w:t>
                  </w:r>
                </w:p>
              </w:tc>
              <w:tc>
                <w:tcPr>
                  <w:vAlign w:val="center"/>
                </w:tcPr>
                <w:p w:rsidR="00000000" w:rsidDel="00000000" w:rsidP="00000000" w:rsidRDefault="00000000" w:rsidRPr="00000000" w14:paraId="000000A6">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A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8">
                  <w:pPr>
                    <w:keepNext w:val="1"/>
                    <w:spacing w:line="360" w:lineRule="auto"/>
                    <w:jc w:val="center"/>
                    <w:rPr>
                      <w:sz w:val="26"/>
                      <w:szCs w:val="26"/>
                    </w:rPr>
                  </w:pPr>
                  <w:r>
                    <w:rPr>
                      <w:sz w:val="26"/>
                      <w:szCs w:val="26"/>
                      <w:rtl w:val="0"/>
                    </w:rPr>
                    <w:t xml:space="preserve">4/6</w:t>
                  </w:r>
                </w:p>
              </w:tc>
              <w:tc>
                <w:tcPr>
                  <w:vAlign w:val="center"/>
                </w:tcPr>
                <w:p w:rsidR="00000000" w:rsidDel="00000000" w:rsidP="00000000" w:rsidRDefault="00000000" w:rsidRPr="00000000" w14:paraId="000000A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1">
                  <w:pPr>
                    <w:keepNext w:val="1"/>
                    <w:spacing w:line="360" w:lineRule="auto"/>
                    <w:jc w:val="center"/>
                    <w:rPr>
                      <w:sz w:val="26"/>
                      <w:szCs w:val="26"/>
                    </w:rPr>
                  </w:pPr>
                  <w:r>
                    <w:rPr>
                      <w:rtl w:val="0"/>
                    </w:rPr>
                  </w:r>
                </w:p>
              </w:tc>
            </w:tr>
            <w:tr>
              <w:trPr>
                <w:cantSplit w:val="0"/>
                <w:trHeight w:val="246" w:hRule="atLeast"/>
                <w:tblHeader w:val="0"/>
              </w:trPr>
              <w:tc>
                <w:tcPr/>
                <w:p w:rsidR="00000000" w:rsidDel="00000000" w:rsidP="00000000" w:rsidRDefault="00000000" w:rsidRPr="00000000" w14:paraId="000000B2">
                  <w:pPr>
                    <w:spacing w:line="360" w:lineRule="auto"/>
                    <w:jc w:val="both"/>
                    <w:rPr>
                      <w:sz w:val="26"/>
                      <w:szCs w:val="26"/>
                    </w:rPr>
                  </w:pPr>
                  <w:r>
                    <w:rPr>
                      <w:sz w:val="26"/>
                      <w:szCs w:val="26"/>
                      <w:rtl w:val="0"/>
                    </w:rPr>
                    <w:t xml:space="preserve">CLO2</w:t>
                  </w:r>
                </w:p>
              </w:tc>
              <w:tc>
                <w:tcPr>
                  <w:vAlign w:val="center"/>
                </w:tcPr>
                <w:p w:rsidR="00000000" w:rsidDel="00000000" w:rsidP="00000000" w:rsidRDefault="00000000" w:rsidRPr="00000000" w14:paraId="000000B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5">
                  <w:pPr>
                    <w:keepNext w:val="1"/>
                    <w:spacing w:line="360" w:lineRule="auto"/>
                    <w:jc w:val="center"/>
                    <w:rPr>
                      <w:sz w:val="26"/>
                      <w:szCs w:val="26"/>
                    </w:rPr>
                  </w:pPr>
                  <w:r>
                    <w:rPr>
                      <w:sz w:val="26"/>
                      <w:szCs w:val="26"/>
                      <w:rtl w:val="0"/>
                    </w:rPr>
                    <w:t xml:space="preserve">4/6</w:t>
                  </w:r>
                </w:p>
              </w:tc>
              <w:tc>
                <w:tcPr>
                  <w:vAlign w:val="center"/>
                </w:tcPr>
                <w:p w:rsidR="00000000" w:rsidDel="00000000" w:rsidP="00000000" w:rsidRDefault="00000000" w:rsidRPr="00000000" w14:paraId="000000B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7">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B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E">
                  <w:pPr>
                    <w:keepNext w:val="1"/>
                    <w:spacing w:line="360" w:lineRule="auto"/>
                    <w:jc w:val="center"/>
                    <w:rPr>
                      <w:sz w:val="26"/>
                      <w:szCs w:val="26"/>
                    </w:rPr>
                  </w:pPr>
                  <w:r>
                    <w:rPr>
                      <w:rtl w:val="0"/>
                    </w:rPr>
                  </w:r>
                </w:p>
              </w:tc>
            </w:tr>
            <w:tr>
              <w:trPr>
                <w:cantSplit w:val="0"/>
                <w:trHeight w:val="246" w:hRule="atLeast"/>
                <w:tblHeader w:val="0"/>
              </w:trPr>
              <w:tc>
                <w:tcPr/>
                <w:p w:rsidR="00000000" w:rsidDel="00000000" w:rsidP="00000000" w:rsidRDefault="00000000" w:rsidRPr="00000000" w14:paraId="000000BF">
                  <w:pPr>
                    <w:spacing w:line="360" w:lineRule="auto"/>
                    <w:jc w:val="both"/>
                    <w:rPr>
                      <w:sz w:val="26"/>
                      <w:szCs w:val="26"/>
                    </w:rPr>
                  </w:pPr>
                  <w:r>
                    <w:rPr>
                      <w:sz w:val="26"/>
                      <w:szCs w:val="26"/>
                      <w:rtl w:val="0"/>
                    </w:rPr>
                    <w:t xml:space="preserve">CLO3</w:t>
                  </w:r>
                </w:p>
              </w:tc>
              <w:tc>
                <w:tcPr>
                  <w:vAlign w:val="center"/>
                </w:tcPr>
                <w:p w:rsidR="00000000" w:rsidDel="00000000" w:rsidP="00000000" w:rsidRDefault="00000000" w:rsidRPr="00000000" w14:paraId="000000C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2">
                  <w:pPr>
                    <w:keepNext w:val="1"/>
                    <w:spacing w:line="360" w:lineRule="auto"/>
                    <w:jc w:val="center"/>
                    <w:rPr>
                      <w:sz w:val="26"/>
                      <w:szCs w:val="26"/>
                    </w:rPr>
                  </w:pPr>
                  <w:r>
                    <w:rPr>
                      <w:sz w:val="26"/>
                      <w:szCs w:val="26"/>
                      <w:rtl w:val="0"/>
                    </w:rPr>
                    <w:t xml:space="preserve">4/6</w:t>
                  </w:r>
                </w:p>
              </w:tc>
              <w:tc>
                <w:tcPr>
                  <w:vAlign w:val="center"/>
                </w:tcPr>
                <w:p w:rsidR="00000000" w:rsidDel="00000000" w:rsidP="00000000" w:rsidRDefault="00000000" w:rsidRPr="00000000" w14:paraId="000000C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6">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C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B">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CC">
                  <w:pPr>
                    <w:spacing w:line="360" w:lineRule="auto"/>
                    <w:jc w:val="both"/>
                    <w:rPr>
                      <w:sz w:val="26"/>
                      <w:szCs w:val="26"/>
                    </w:rPr>
                  </w:pPr>
                  <w:r>
                    <w:rPr>
                      <w:sz w:val="26"/>
                      <w:szCs w:val="26"/>
                      <w:rtl w:val="0"/>
                    </w:rPr>
                    <w:t xml:space="preserve">CLO4</w:t>
                  </w:r>
                </w:p>
              </w:tc>
              <w:tc>
                <w:tcPr>
                  <w:vAlign w:val="center"/>
                </w:tcPr>
                <w:p w:rsidR="00000000" w:rsidDel="00000000" w:rsidP="00000000" w:rsidRDefault="00000000" w:rsidRPr="00000000" w14:paraId="000000C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1">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D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7">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D8">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D9">
                  <w:pPr>
                    <w:spacing w:line="360" w:lineRule="auto"/>
                    <w:jc w:val="both"/>
                    <w:rPr>
                      <w:sz w:val="26"/>
                      <w:szCs w:val="26"/>
                    </w:rPr>
                  </w:pPr>
                  <w:r>
                    <w:rPr>
                      <w:sz w:val="26"/>
                      <w:szCs w:val="26"/>
                      <w:rtl w:val="0"/>
                    </w:rPr>
                    <w:t xml:space="preserve">CLO5</w:t>
                  </w:r>
                </w:p>
              </w:tc>
              <w:tc>
                <w:tcPr>
                  <w:vAlign w:val="center"/>
                </w:tcPr>
                <w:p w:rsidR="00000000" w:rsidDel="00000000" w:rsidP="00000000" w:rsidRDefault="00000000" w:rsidRPr="00000000" w14:paraId="000000D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E">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D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5">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E6">
                  <w:pPr>
                    <w:spacing w:line="360" w:lineRule="auto"/>
                    <w:jc w:val="both"/>
                    <w:rPr>
                      <w:sz w:val="26"/>
                      <w:szCs w:val="26"/>
                    </w:rPr>
                  </w:pPr>
                  <w:r>
                    <w:rPr>
                      <w:sz w:val="26"/>
                      <w:szCs w:val="26"/>
                      <w:rtl w:val="0"/>
                    </w:rPr>
                    <w:t xml:space="preserve">CLO6</w:t>
                  </w:r>
                </w:p>
              </w:tc>
              <w:tc>
                <w:tcPr>
                  <w:vAlign w:val="center"/>
                </w:tcPr>
                <w:p w:rsidR="00000000" w:rsidDel="00000000" w:rsidP="00000000" w:rsidRDefault="00000000" w:rsidRPr="00000000" w14:paraId="000000E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C">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E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2">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F3">
                  <w:pPr>
                    <w:spacing w:line="360" w:lineRule="auto"/>
                    <w:jc w:val="both"/>
                    <w:rPr>
                      <w:sz w:val="26"/>
                      <w:szCs w:val="26"/>
                    </w:rPr>
                  </w:pPr>
                  <w:r>
                    <w:rPr>
                      <w:sz w:val="26"/>
                      <w:szCs w:val="26"/>
                      <w:rtl w:val="0"/>
                    </w:rPr>
                    <w:t xml:space="preserve">CLO7</w:t>
                  </w:r>
                </w:p>
              </w:tc>
              <w:tc>
                <w:tcPr>
                  <w:vAlign w:val="center"/>
                </w:tcPr>
                <w:p w:rsidR="00000000" w:rsidDel="00000000" w:rsidP="00000000" w:rsidRDefault="00000000" w:rsidRPr="00000000" w14:paraId="000000F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B">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F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F">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100">
                  <w:pPr>
                    <w:spacing w:line="360" w:lineRule="auto"/>
                    <w:jc w:val="both"/>
                    <w:rPr>
                      <w:sz w:val="26"/>
                      <w:szCs w:val="26"/>
                    </w:rPr>
                  </w:pPr>
                  <w:r>
                    <w:rPr>
                      <w:sz w:val="26"/>
                      <w:szCs w:val="26"/>
                      <w:rtl w:val="0"/>
                    </w:rPr>
                    <w:t xml:space="preserve">CLO8</w:t>
                  </w:r>
                </w:p>
              </w:tc>
              <w:tc>
                <w:tcPr>
                  <w:vAlign w:val="center"/>
                </w:tcPr>
                <w:p w:rsidR="00000000" w:rsidDel="00000000" w:rsidP="00000000" w:rsidRDefault="00000000" w:rsidRPr="00000000" w14:paraId="0000010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9">
                  <w:pPr>
                    <w:keepNext w:val="1"/>
                    <w:spacing w:line="360" w:lineRule="auto"/>
                    <w:jc w:val="center"/>
                    <w:rPr>
                      <w:sz w:val="26"/>
                      <w:szCs w:val="26"/>
                    </w:rPr>
                  </w:pPr>
                  <w:r>
                    <w:rPr>
                      <w:sz w:val="26"/>
                      <w:szCs w:val="26"/>
                      <w:rtl w:val="0"/>
                    </w:rPr>
                    <w:t xml:space="preserve">4/5</w:t>
                  </w:r>
                </w:p>
              </w:tc>
              <w:tc>
                <w:tcPr>
                  <w:vAlign w:val="center"/>
                </w:tcPr>
                <w:p w:rsidR="00000000" w:rsidDel="00000000" w:rsidP="00000000" w:rsidRDefault="00000000" w:rsidRPr="00000000" w14:paraId="0000010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C">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10D">
                  <w:pPr>
                    <w:spacing w:line="360" w:lineRule="auto"/>
                    <w:jc w:val="both"/>
                    <w:rPr>
                      <w:sz w:val="26"/>
                      <w:szCs w:val="26"/>
                    </w:rPr>
                  </w:pPr>
                  <w:r>
                    <w:rPr>
                      <w:sz w:val="26"/>
                      <w:szCs w:val="26"/>
                      <w:rtl w:val="0"/>
                    </w:rPr>
                    <w:t xml:space="preserve">CLO9</w:t>
                  </w:r>
                </w:p>
              </w:tc>
              <w:tc>
                <w:tcPr>
                  <w:vAlign w:val="center"/>
                </w:tcPr>
                <w:p w:rsidR="00000000" w:rsidDel="00000000" w:rsidP="00000000" w:rsidRDefault="00000000" w:rsidRPr="00000000" w14:paraId="0000010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7">
                  <w:pPr>
                    <w:keepNext w:val="1"/>
                    <w:spacing w:line="360" w:lineRule="auto"/>
                    <w:jc w:val="center"/>
                    <w:rPr>
                      <w:sz w:val="26"/>
                      <w:szCs w:val="26"/>
                    </w:rPr>
                  </w:pPr>
                  <w:r>
                    <w:rPr>
                      <w:sz w:val="26"/>
                      <w:szCs w:val="26"/>
                      <w:rtl w:val="0"/>
                    </w:rPr>
                    <w:t xml:space="preserve">4/5</w:t>
                  </w:r>
                </w:p>
              </w:tc>
              <w:tc>
                <w:tcPr>
                  <w:vAlign w:val="center"/>
                </w:tcPr>
                <w:p w:rsidR="00000000" w:rsidDel="00000000" w:rsidP="00000000" w:rsidRDefault="00000000" w:rsidRPr="00000000" w14:paraId="0000011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9">
                  <w:pPr>
                    <w:keepNext w:val="1"/>
                    <w:spacing w:line="360" w:lineRule="auto"/>
                    <w:jc w:val="center"/>
                    <w:rPr>
                      <w:sz w:val="26"/>
                      <w:szCs w:val="26"/>
                    </w:rPr>
                  </w:pPr>
                  <w:r>
                    <w:rPr>
                      <w:rtl w:val="0"/>
                    </w:rPr>
                  </w:r>
                </w:p>
              </w:tc>
            </w:tr>
          </w:tbl>
          <w:p w:rsidR="00000000" w:rsidDel="00000000" w:rsidP="00000000" w:rsidRDefault="00000000" w:rsidRPr="00000000" w14:paraId="0000011A">
            <w:pPr>
              <w:spacing w:line="360" w:lineRule="auto"/>
              <w:jc w:val="both"/>
              <w:rPr>
                <w:sz w:val="26"/>
                <w:szCs w:val="26"/>
              </w:rPr>
            </w:pPr>
            <w:r>
              <w:rPr>
                <w:rtl w:val="0"/>
              </w:rPr>
            </w:r>
          </w:p>
        </w:tc>
      </w:tr>
      <w:tr>
        <w:trPr>
          <w:cantSplit w:val="0"/>
          <w:trHeight w:val="368"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numPr>
                <w:ilvl w:val="0"/>
                <w:numId w:val="1"/>
              </w:numPr>
              <w:tabs>
                <w:tab w:val="left" w:leader="none" w:pos="330"/>
              </w:tabs>
              <w:spacing w:line="360" w:lineRule="auto"/>
              <w:ind w:left="51" w:right="4" w:hanging="96"/>
              <w:jc w:val="both"/>
              <w:rPr>
                <w:i w:val="1"/>
                <w:iCs w:val="1"/>
                <w:sz w:val="26"/>
                <w:szCs w:val="26"/>
              </w:rPr>
            </w:pPr>
            <w:r>
              <w:rPr>
                <w:b w:val="1"/>
                <w:bCs w:val="1"/>
                <w:sz w:val="26"/>
                <w:szCs w:val="26"/>
                <w:rtl w:val="0"/>
              </w:rPr>
              <w:t xml:space="preserve">Mô tả tóm tắt nội dung học phần:</w:t>
            </w:r>
            <w:r>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line="360" w:lineRule="auto"/>
              <w:jc w:val="both"/>
              <w:rPr>
                <w:sz w:val="26"/>
                <w:szCs w:val="26"/>
              </w:rPr>
            </w:pPr>
            <w:del w:id="9005" w:author="Claude" w:date="2026-09-26T00:00:00Z">
              <w:r>
                <w:rPr>
                  <w:sz w:val="26"/>
                  <w:szCs w:val="26"/>
                  <w:rtl w:val="0"/>
                </w:rPr>
                <w:delText xml:space="preserve">Học phần trang bị cho người học hiểu biết về các mối quan hệ trong tổ chức sự kiện và cách quản trị các mối quan hệ, bao gồm nội bộ và bên ngoài (nhà đầu tư, nhà tài trợ, đơn vị cung ứng, nhân vật có tầm ảnh hưởng, công chúng mục tiêu, bộ phận an ninh, cơ sở hạ tầng, truyền thông), giúp người học nhận ra những cơ hội, thách thức và rủi ro trong quá trình vận hành sự kiện.</w:delText>
              </w:r>
            </w:del>
            <w:ins w:id="9006" w:author="Claude" w:date="2026-09-26T00:00:00Z">
              <w:r>
                <w:rPr>
                  <w:sz w:val="26"/>
                  <w:szCs w:val="26"/>
                  <w:rtl w:val="0"/>
                </w:rPr>
                <w:t xml:space="preserve">Học phần trang bị cho người học hiểu biết về các mối quan hệ với các bên liên quan bên ngoài trong tổ chức sự kiện và cách quản trị các mối quan hệ này, lấy quản trị khách hàng trọng điểm (Key Account Management – KAM) làm trọng tâm và điều phối các bên liên quan bên ngoài khác (nhà đầu tư, nhà tài trợ, đơn vị cung ứng, địa điểm và cơ sở hạ tầng, truyền thông, nhân vật có tầm ảnh hưởng, công chúng mục tiêu) nhằm phục vụ hành trình của khách hàng, giúp người học nhận ra những cơ hội và thách thức trong việc xây dựng, duy trì và phát triển các mối quan hệ này. Các mối quan hệ nội bộ và nội dung quản trị rủi ro, an toàn đám đông không thuộc phạm vi học phần này (được trình bày trong học phần Quản lý đội nhóm trong tổ chức sự kiện và học phần Quản trị rủi ro sự kiện).</w:t>
              </w:r>
            </w:ins>
          </w:p>
        </w:tc>
      </w:tr>
      <w:tr>
        <w:trPr>
          <w:cantSplit w:val="0"/>
          <w:trHeight w:val="1309"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Các yêu cầu của học phần: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Người học tham dự các dự án nhóm.</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Người học thảo luận, tham gia thuyết trình.</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Chuẩn bị sách, slide đầy đủ trước khi học.</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Chuẩn bị bài tập theo yêu cầu của giáo viên, đọc trước giáo trình.</w:t>
            </w:r>
          </w:p>
          <w:p w:rsidR="00000000" w:rsidDel="00000000" w:rsidP="00000000" w:rsidRDefault="00000000" w:rsidRPr="00000000" w14:paraId="00000132">
            <w:pPr>
              <w:tabs>
                <w:tab w:val="left" w:leader="none" w:pos="284"/>
              </w:tabs>
              <w:spacing w:line="360" w:lineRule="auto"/>
              <w:jc w:val="both"/>
              <w:rPr>
                <w:sz w:val="26"/>
                <w:szCs w:val="26"/>
              </w:rPr>
            </w:pPr>
            <w:r>
              <w:rPr>
                <w:sz w:val="26"/>
                <w:szCs w:val="26"/>
                <w:rtl w:val="0"/>
              </w:rPr>
              <w:t xml:space="preserve">- Phòng học (máy tính, bảng, máy chiếu, màn chiếu, mic, bàn ghế).</w:t>
            </w:r>
          </w:p>
        </w:tc>
      </w:tr>
      <w:tr>
        <w:trPr>
          <w:cantSplit w:val="0"/>
          <w:trHeight w:val="845"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numPr>
                <w:ilvl w:val="0"/>
                <w:numId w:val="1"/>
              </w:numPr>
              <w:tabs>
                <w:tab w:val="left" w:leader="none" w:pos="330"/>
              </w:tabs>
              <w:spacing w:line="360" w:lineRule="auto"/>
              <w:ind w:left="51" w:right="-79" w:hanging="96"/>
              <w:jc w:val="both"/>
              <w:rPr>
                <w:sz w:val="26"/>
                <w:szCs w:val="26"/>
              </w:rPr>
            </w:pPr>
            <w:r>
              <w:rPr>
                <w:b w:val="1"/>
                <w:bCs w:val="1"/>
                <w:sz w:val="26"/>
                <w:szCs w:val="26"/>
                <w:rtl w:val="0"/>
              </w:rPr>
              <w:t xml:space="preserve">Phương pháp giảng dạy học phần</w:t>
            </w:r>
            <w:r>
              <w:rPr>
                <w:sz w:val="26"/>
                <w:szCs w:val="26"/>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 – Thuyết giảng (Lecture)</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TLM2 – Khách mời thuyết giảng (Guest Lecture)</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TLM3 – Câu hỏi gợi mở (Inquiry)</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TLM8 – Mô hình (Models)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TLM9 – Dạy học theo dự án (Project-based Learning)</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TLM11 – Học theo vấn đề (Problem-based Learning)</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TLM12 – Học theo tình huống (Case Study)</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TLM13 – Tập kích não (Brainstorming)</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TLM14 – Sơ đồ tư duy (Mind Map)</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TLM20 – Học trực tuyến (E-learning)</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TLM27 – Bài tập ở nhà (Work Assignment)</w:t>
            </w:r>
          </w:p>
        </w:tc>
      </w:tr>
      <w:tr>
        <w:trPr>
          <w:cantSplit w:val="0"/>
          <w:trHeight w:val="845"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numPr>
                <w:ilvl w:val="0"/>
                <w:numId w:val="1"/>
              </w:numPr>
              <w:tabs>
                <w:tab w:val="left" w:leader="none" w:pos="330"/>
              </w:tabs>
              <w:spacing w:line="360" w:lineRule="auto"/>
              <w:ind w:left="51" w:right="4" w:hanging="96"/>
              <w:jc w:val="both"/>
              <w:rPr>
                <w:sz w:val="26"/>
                <w:szCs w:val="26"/>
              </w:rPr>
            </w:pPr>
            <w:r>
              <w:rPr>
                <w:b w:val="1"/>
                <w:bCs w:val="1"/>
                <w:sz w:val="26"/>
                <w:szCs w:val="26"/>
                <w:rtl w:val="0"/>
              </w:rPr>
              <w:t xml:space="preserve">Kế hoạch và nội dung giảng dạy học phần</w:t>
            </w:r>
            <w:r>
              <w:rPr>
                <w:sz w:val="26"/>
                <w:szCs w:val="26"/>
                <w:rtl w:val="0"/>
              </w:rPr>
              <w:t xml:space="preserve">: </w:t>
            </w:r>
          </w:p>
          <w:p w:rsidR="00000000" w:rsidDel="00000000" w:rsidP="00000000" w:rsidRDefault="00000000" w:rsidRPr="00000000" w14:paraId="00000150">
            <w:pPr>
              <w:tabs>
                <w:tab w:val="left" w:leader="none" w:pos="330"/>
              </w:tabs>
              <w:spacing w:line="360" w:lineRule="auto"/>
              <w:ind w:right="4"/>
              <w:jc w:val="both"/>
              <w:rPr>
                <w:b w:val="1"/>
                <w:bCs w:val="1"/>
                <w:sz w:val="26"/>
                <w:szCs w:val="26"/>
              </w:rPr>
            </w:pPr>
            <w:r>
              <w:rPr>
                <w:b w:val="1"/>
                <w:bCs w:val="1"/>
                <w:sz w:val="26"/>
                <w:szCs w:val="26"/>
                <w:rtl w:val="0"/>
              </w:rPr>
              <w:t xml:space="preserve">LÝ THUYẾT: </w:t>
            </w:r>
          </w:p>
        </w:tc>
      </w:tr>
      <w:tr>
        <w:trPr>
          <w:cantSplit w:val="0"/>
          <w:trHeight w:val="349" w:hRule="atLeast"/>
          <w:tblHeader w:val="1"/>
        </w:trPr>
        <w:tc>
          <w:tcPr>
            <w:shd w:fill="ffffff" w:val="clear"/>
            <w:vAlign w:val="center"/>
          </w:tcPr>
          <w:p w:rsidR="00000000" w:rsidDel="00000000" w:rsidP="00000000" w:rsidRDefault="00000000" w:rsidRPr="00000000" w14:paraId="00000159">
            <w:pPr>
              <w:spacing w:line="360" w:lineRule="auto"/>
              <w:jc w:val="center"/>
              <w:rPr>
                <w:b w:val="1"/>
                <w:bCs w:val="1"/>
                <w:sz w:val="26"/>
                <w:szCs w:val="26"/>
              </w:rPr>
            </w:pPr>
            <w:r>
              <w:rPr>
                <w:b w:val="1"/>
                <w:bCs w:val="1"/>
                <w:sz w:val="26"/>
                <w:szCs w:val="26"/>
                <w:rtl w:val="0"/>
              </w:rPr>
              <w:t xml:space="preserve">Buổi, </w:t>
            </w:r>
          </w:p>
          <w:p w:rsidR="00000000" w:rsidDel="00000000" w:rsidP="00000000" w:rsidRDefault="00000000" w:rsidRPr="00000000" w14:paraId="0000015A">
            <w:pPr>
              <w:spacing w:line="360" w:lineRule="auto"/>
              <w:jc w:val="center"/>
              <w:rPr>
                <w:b w:val="1"/>
                <w:bCs w:val="1"/>
                <w:sz w:val="26"/>
                <w:szCs w:val="26"/>
              </w:rPr>
            </w:pPr>
            <w:r>
              <w:rPr>
                <w:b w:val="1"/>
                <w:bCs w:val="1"/>
                <w:sz w:val="26"/>
                <w:szCs w:val="26"/>
                <w:rtl w:val="0"/>
              </w:rPr>
              <w:t xml:space="preserve">số tiết</w:t>
            </w:r>
          </w:p>
        </w:tc>
        <w:tc>
          <w:tcPr>
            <w:gridSpan w:val="3"/>
            <w:shd w:fill="ffffff" w:val="clear"/>
            <w:vAlign w:val="center"/>
          </w:tcPr>
          <w:p w:rsidR="00000000" w:rsidDel="00000000" w:rsidP="00000000" w:rsidRDefault="00000000" w:rsidRPr="00000000" w14:paraId="0000015B">
            <w:pPr>
              <w:pStyle w:val="Heading1"/>
              <w:spacing w:before="0" w:line="360" w:lineRule="auto"/>
              <w:jc w:val="center"/>
              <w:rPr>
                <w:sz w:val="26"/>
                <w:szCs w:val="26"/>
              </w:rPr>
            </w:pPr>
            <w:r>
              <w:rPr>
                <w:sz w:val="26"/>
                <w:szCs w:val="26"/>
                <w:rtl w:val="0"/>
              </w:rPr>
              <w:t xml:space="preserve">Nội dung</w:t>
            </w:r>
          </w:p>
        </w:tc>
        <w:tc>
          <w:tcPr>
            <w:gridSpan w:val="3"/>
            <w:shd w:fill="ffffff" w:val="clear"/>
            <w:vAlign w:val="center"/>
          </w:tcPr>
          <w:p w:rsidR="00000000" w:rsidDel="00000000" w:rsidP="00000000" w:rsidRDefault="00000000" w:rsidRPr="00000000" w14:paraId="0000015E">
            <w:pPr>
              <w:spacing w:line="360" w:lineRule="auto"/>
              <w:jc w:val="center"/>
              <w:rPr>
                <w:b w:val="1"/>
                <w:bCs w:val="1"/>
                <w:sz w:val="26"/>
                <w:szCs w:val="26"/>
              </w:rPr>
            </w:pPr>
            <w:r>
              <w:rPr>
                <w:b w:val="1"/>
                <w:bCs w:val="1"/>
                <w:sz w:val="26"/>
                <w:szCs w:val="26"/>
                <w:rtl w:val="0"/>
              </w:rPr>
              <w:t xml:space="preserve">Đáp ứng CĐR HP (CLOs)</w:t>
            </w:r>
          </w:p>
        </w:tc>
        <w:tc>
          <w:tcPr>
            <w:shd w:fill="ffffff" w:val="clear"/>
            <w:vAlign w:val="center"/>
          </w:tcPr>
          <w:p w:rsidR="00000000" w:rsidDel="00000000" w:rsidP="00000000" w:rsidRDefault="00000000" w:rsidRPr="00000000" w14:paraId="00000161">
            <w:pPr>
              <w:spacing w:line="360" w:lineRule="auto"/>
              <w:jc w:val="center"/>
              <w:rPr>
                <w:b w:val="1"/>
                <w:bCs w:val="1"/>
                <w:sz w:val="26"/>
                <w:szCs w:val="26"/>
              </w:rPr>
            </w:pPr>
            <w:r>
              <w:rPr>
                <w:b w:val="1"/>
                <w:bCs w:val="1"/>
                <w:sz w:val="26"/>
                <w:szCs w:val="26"/>
                <w:rtl w:val="0"/>
              </w:rPr>
              <w:t xml:space="preserve">Phương pháp, hình thức tổ chức dạy học</w:t>
            </w:r>
          </w:p>
        </w:tc>
        <w:tc>
          <w:tcPr>
            <w:shd w:fill="ffffff" w:val="clear"/>
            <w:vAlign w:val="center"/>
          </w:tcPr>
          <w:p w:rsidR="00000000" w:rsidDel="00000000" w:rsidP="00000000" w:rsidRDefault="00000000" w:rsidRPr="00000000" w14:paraId="00000162">
            <w:pPr>
              <w:spacing w:line="360" w:lineRule="auto"/>
              <w:jc w:val="center"/>
              <w:rPr>
                <w:b w:val="1"/>
                <w:bCs w:val="1"/>
                <w:sz w:val="26"/>
                <w:szCs w:val="26"/>
              </w:rPr>
            </w:pPr>
            <w:r>
              <w:rPr>
                <w:b w:val="1"/>
                <w:bCs w:val="1"/>
                <w:sz w:val="26"/>
                <w:szCs w:val="26"/>
                <w:rtl w:val="0"/>
              </w:rPr>
              <w:t xml:space="preserve">Phương pháp đánh giá</w:t>
            </w:r>
          </w:p>
        </w:tc>
      </w:tr>
      <w:tr>
        <w:trPr>
          <w:cantSplit w:val="0"/>
          <w:trHeight w:val="512" w:hRule="atLeast"/>
          <w:tblHeader w:val="0"/>
        </w:trPr>
        <w:tc>
          <w:tcPr>
            <w:shd w:fill="ffffff" w:val="clear"/>
          </w:tcPr>
          <w:p w:rsidR="00000000" w:rsidDel="00000000" w:rsidP="00000000" w:rsidRDefault="00000000" w:rsidRPr="00000000" w14:paraId="00000163">
            <w:pPr>
              <w:spacing w:after="60" w:before="60" w:line="276" w:lineRule="auto"/>
              <w:jc w:val="center"/>
              <w:rPr>
                <w:b w:val="1"/>
                <w:bCs w:val="1"/>
                <w:sz w:val="22"/>
                <w:szCs w:val="22"/>
              </w:rPr>
            </w:pPr>
            <w:r>
              <w:rPr>
                <w:b w:val="1"/>
                <w:bCs w:val="1"/>
                <w:sz w:val="22"/>
                <w:szCs w:val="22"/>
                <w:rtl w:val="0"/>
              </w:rPr>
              <w:t xml:space="preserve">Buổi 1</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jc w:val="both"/>
              <w:rPr>
                <w:b w:val="1"/>
                <w:bCs w:val="1"/>
                <w:color w:val="000000"/>
                <w:sz w:val="22"/>
                <w:szCs w:val="22"/>
              </w:rPr>
            </w:pPr>
            <w:r>
              <w:rPr>
                <w:b w:val="1"/>
                <w:bCs w:val="1"/>
                <w:color w:val="000000"/>
                <w:sz w:val="22"/>
                <w:szCs w:val="22"/>
                <w:rtl w:val="0"/>
              </w:rPr>
              <w:t xml:space="preserve">Giới thiệu tổng quan về học phần, các yêu cầu, quy định, chia nhóm, giao đề tài thuyết trình, thông tin chi tiết về phương pháp đánh giá của học phần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rPr>
                <w:b w:val="1"/>
                <w:bCs w:val="1"/>
                <w:sz w:val="22"/>
                <w:szCs w:val="22"/>
              </w:rPr>
            </w:pPr>
            <w:r>
              <w:rPr>
                <w:rtl w:val="0"/>
              </w:rPr>
            </w:r>
          </w:p>
          <w:p w:rsidR="00000000" w:rsidDel="00000000" w:rsidP="00000000" w:rsidRDefault="00000000" w:rsidRPr="00000000" w14:paraId="00000166">
            <w:pPr>
              <w:spacing w:line="276" w:lineRule="auto"/>
              <w:rPr>
                <w:b w:val="1"/>
                <w:bCs w:val="1"/>
                <w:sz w:val="22"/>
                <w:szCs w:val="22"/>
              </w:rPr>
            </w:pPr>
            <w:r>
              <w:rPr>
                <w:b w:val="1"/>
                <w:bCs w:val="1"/>
                <w:sz w:val="22"/>
                <w:szCs w:val="22"/>
                <w:rtl w:val="0"/>
              </w:rPr>
              <w:t xml:space="preserve">PART 1: FOUNDATIONS OF THE EXTERNAL STAKEHOLDER ECOSYSTEM (1 Session) </w:t>
            </w:r>
          </w:p>
          <w:p w:rsidR="00000000" w:rsidDel="00000000" w:rsidP="00000000" w:rsidRDefault="00000000" w:rsidRPr="00000000" w14:paraId="00000167">
            <w:pPr>
              <w:spacing w:line="276" w:lineRule="auto"/>
              <w:rPr>
                <w:b w:val="1"/>
                <w:bCs w:val="1"/>
                <w:sz w:val="22"/>
                <w:szCs w:val="22"/>
              </w:rPr>
            </w:pPr>
            <w:r>
              <w:rPr>
                <w:b w:val="1"/>
                <w:bCs w:val="1"/>
                <w:sz w:val="22"/>
                <w:szCs w:val="22"/>
                <w:rtl w:val="0"/>
              </w:rPr>
              <w:t xml:space="preserve">Session 1: Shaping the External Stakeholder Ecosystem</w:t>
            </w:r>
          </w:p>
          <w:p w:rsidR="00000000" w:rsidDel="00000000" w:rsidP="00000000" w:rsidRDefault="00000000" w:rsidRPr="00000000" w14:paraId="00000168">
            <w:pPr>
              <w:spacing w:line="276" w:lineRule="auto"/>
              <w:rPr>
                <w:sz w:val="22"/>
                <w:szCs w:val="22"/>
              </w:rPr>
            </w:pPr>
            <w:r>
              <w:rPr>
                <w:sz w:val="22"/>
                <w:szCs w:val="22"/>
                <w:rtl w:val="0"/>
              </w:rPr>
              <w:t xml:space="preserve">1.1. Definition and characteristics of the external stakeholder ecosystem in events</w:t>
            </w:r>
          </w:p>
          <w:p w:rsidR="00000000" w:rsidDel="00000000" w:rsidP="00000000" w:rsidRDefault="00000000" w:rsidRPr="00000000" w14:paraId="00000169">
            <w:pPr>
              <w:spacing w:line="276" w:lineRule="auto"/>
              <w:rPr>
                <w:sz w:val="22"/>
                <w:szCs w:val="22"/>
              </w:rPr>
            </w:pPr>
            <w:r>
              <w:rPr>
                <w:sz w:val="22"/>
                <w:szCs w:val="22"/>
                <w:rtl w:val="0"/>
              </w:rPr>
              <w:t xml:space="preserve">1.2. Analyzing groups of influence: Primary and Secondary stakeholders</w:t>
            </w:r>
          </w:p>
          <w:p w:rsidR="00000000" w:rsidDel="00000000" w:rsidP="00000000" w:rsidRDefault="00000000" w:rsidRPr="00000000" w14:paraId="0000016A">
            <w:pPr>
              <w:spacing w:line="276" w:lineRule="auto"/>
              <w:rPr>
                <w:sz w:val="22"/>
                <w:szCs w:val="22"/>
              </w:rPr>
            </w:pPr>
            <w:r>
              <w:rPr>
                <w:sz w:val="22"/>
                <w:szCs w:val="22"/>
                <w:rtl w:val="0"/>
              </w:rPr>
              <w:t xml:space="preserve">1.3. Power measurement tools: Power-Interest Grid and Stakeholder Salience Model</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D">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6E">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6F">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70">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71">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72">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73">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6">
            <w:pPr>
              <w:spacing w:line="276" w:lineRule="auto"/>
              <w:jc w:val="center"/>
              <w:rPr>
                <w:sz w:val="22"/>
                <w:szCs w:val="22"/>
              </w:rPr>
            </w:pPr>
            <w:r>
              <w:rPr>
                <w:sz w:val="22"/>
                <w:szCs w:val="22"/>
                <w:rtl w:val="0"/>
              </w:rPr>
              <w:t xml:space="preserve">TLM1</w:t>
            </w:r>
          </w:p>
          <w:p w:rsidR="00000000" w:rsidDel="00000000" w:rsidP="00000000" w:rsidRDefault="00000000" w:rsidRPr="00000000" w14:paraId="00000177">
            <w:pPr>
              <w:spacing w:line="276" w:lineRule="auto"/>
              <w:jc w:val="center"/>
              <w:rPr>
                <w:sz w:val="22"/>
                <w:szCs w:val="22"/>
              </w:rPr>
            </w:pPr>
            <w:r>
              <w:rPr>
                <w:sz w:val="22"/>
                <w:szCs w:val="22"/>
                <w:rtl w:val="0"/>
              </w:rPr>
              <w:t xml:space="preserve">TLM2</w:t>
            </w:r>
          </w:p>
          <w:p w:rsidR="00000000" w:rsidDel="00000000" w:rsidP="00000000" w:rsidRDefault="00000000" w:rsidRPr="00000000" w14:paraId="00000178">
            <w:pPr>
              <w:spacing w:line="276" w:lineRule="auto"/>
              <w:jc w:val="center"/>
              <w:rPr>
                <w:sz w:val="22"/>
                <w:szCs w:val="22"/>
              </w:rPr>
            </w:pPr>
            <w:r>
              <w:rPr>
                <w:sz w:val="22"/>
                <w:szCs w:val="22"/>
                <w:rtl w:val="0"/>
              </w:rPr>
              <w:t xml:space="preserve">TLM3</w:t>
            </w:r>
          </w:p>
          <w:p w:rsidR="00000000" w:rsidDel="00000000" w:rsidP="00000000" w:rsidRDefault="00000000" w:rsidRPr="00000000" w14:paraId="00000179">
            <w:pPr>
              <w:spacing w:line="276" w:lineRule="auto"/>
              <w:jc w:val="center"/>
              <w:rPr>
                <w:sz w:val="22"/>
                <w:szCs w:val="22"/>
              </w:rPr>
            </w:pPr>
            <w:r>
              <w:rPr>
                <w:sz w:val="22"/>
                <w:szCs w:val="22"/>
                <w:rtl w:val="0"/>
              </w:rPr>
              <w:t xml:space="preserve">TLM8</w:t>
            </w:r>
          </w:p>
          <w:p w:rsidR="00000000" w:rsidDel="00000000" w:rsidP="00000000" w:rsidRDefault="00000000" w:rsidRPr="00000000" w14:paraId="0000017A">
            <w:pPr>
              <w:spacing w:line="276" w:lineRule="auto"/>
              <w:jc w:val="center"/>
              <w:rPr>
                <w:sz w:val="22"/>
                <w:szCs w:val="22"/>
              </w:rPr>
            </w:pPr>
            <w:r>
              <w:rPr>
                <w:sz w:val="22"/>
                <w:szCs w:val="22"/>
                <w:rtl w:val="0"/>
              </w:rPr>
              <w:t xml:space="preserve">TLM11</w:t>
            </w:r>
          </w:p>
          <w:p w:rsidR="00000000" w:rsidDel="00000000" w:rsidP="00000000" w:rsidRDefault="00000000" w:rsidRPr="00000000" w14:paraId="0000017B">
            <w:pPr>
              <w:spacing w:line="276" w:lineRule="auto"/>
              <w:jc w:val="center"/>
              <w:rPr>
                <w:sz w:val="22"/>
                <w:szCs w:val="22"/>
              </w:rPr>
            </w:pPr>
            <w:r>
              <w:rPr>
                <w:sz w:val="22"/>
                <w:szCs w:val="22"/>
                <w:rtl w:val="0"/>
              </w:rPr>
              <w:t xml:space="preserve">TLM12</w:t>
            </w:r>
          </w:p>
          <w:p w:rsidR="00000000" w:rsidDel="00000000" w:rsidP="00000000" w:rsidRDefault="00000000" w:rsidRPr="00000000" w14:paraId="0000017C">
            <w:pPr>
              <w:spacing w:line="276" w:lineRule="auto"/>
              <w:jc w:val="center"/>
              <w:rPr>
                <w:sz w:val="22"/>
                <w:szCs w:val="22"/>
              </w:rPr>
            </w:pPr>
            <w:r>
              <w:rPr>
                <w:sz w:val="22"/>
                <w:szCs w:val="22"/>
                <w:rtl w:val="0"/>
              </w:rPr>
              <w:t xml:space="preserve">TLM13</w:t>
            </w:r>
          </w:p>
          <w:p w:rsidR="00000000" w:rsidDel="00000000" w:rsidP="00000000" w:rsidRDefault="00000000" w:rsidRPr="00000000" w14:paraId="0000017D">
            <w:pPr>
              <w:spacing w:line="276" w:lineRule="auto"/>
              <w:jc w:val="center"/>
              <w:rPr>
                <w:sz w:val="22"/>
                <w:szCs w:val="22"/>
              </w:rPr>
            </w:pPr>
            <w:r>
              <w:rPr>
                <w:sz w:val="22"/>
                <w:szCs w:val="22"/>
                <w:rtl w:val="0"/>
              </w:rPr>
              <w:t xml:space="preserve">TLM20</w:t>
            </w:r>
          </w:p>
          <w:p w:rsidR="00000000" w:rsidDel="00000000" w:rsidP="00000000" w:rsidRDefault="00000000" w:rsidRPr="00000000" w14:paraId="0000017E">
            <w:pPr>
              <w:spacing w:line="276" w:lineRule="auto"/>
              <w:jc w:val="center"/>
              <w:rPr>
                <w:sz w:val="22"/>
                <w:szCs w:val="22"/>
              </w:rPr>
            </w:pPr>
            <w:r>
              <w:rPr>
                <w:sz w:val="22"/>
                <w:szCs w:val="22"/>
                <w:rtl w:val="0"/>
              </w:rPr>
              <w:t xml:space="preserve">TLM27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F">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80">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81">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82">
            <w:pPr>
              <w:keepNext w:val="1"/>
              <w:pBdr>
                <w:top w:space="0" w:sz="0" w:val="nil"/>
                <w:left w:space="0" w:sz="0" w:val="nil"/>
                <w:bottom w:space="0" w:sz="0" w:val="nil"/>
                <w:right w:space="0" w:sz="0" w:val="nil"/>
                <w:between w:space="0" w:sz="0" w:val="nil"/>
              </w:pBdr>
              <w:spacing w:line="276" w:lineRule="auto"/>
              <w:jc w:val="center"/>
              <w:rPr>
                <w:i w:val="1"/>
                <w:iCs w:val="1"/>
                <w:sz w:val="22"/>
                <w:szCs w:val="22"/>
              </w:rPr>
            </w:pPr>
            <w:r>
              <w:rPr>
                <w:sz w:val="22"/>
                <w:szCs w:val="22"/>
                <w:rtl w:val="0"/>
              </w:rPr>
              <w:t xml:space="preserve">AM9</w:t>
            </w:r>
            <w:r>
              <w:rPr>
                <w:rtl w:val="0"/>
              </w:rPr>
            </w:r>
          </w:p>
        </w:tc>
      </w:tr>
      <w:tr>
        <w:trPr>
          <w:cantSplit w:val="0"/>
          <w:trHeight w:val="512" w:hRule="atLeast"/>
          <w:tblHeader w:val="0"/>
        </w:trPr>
        <w:tc>
          <w:tcPr>
            <w:shd w:fill="ffffff" w:val="clear"/>
          </w:tcPr>
          <w:p w:rsidR="00000000" w:rsidDel="00000000" w:rsidP="00000000" w:rsidRDefault="00000000" w:rsidRPr="00000000" w14:paraId="00000183">
            <w:pPr>
              <w:spacing w:after="60" w:before="60" w:line="276" w:lineRule="auto"/>
              <w:jc w:val="center"/>
              <w:rPr>
                <w:b w:val="1"/>
                <w:bCs w:val="1"/>
                <w:sz w:val="22"/>
                <w:szCs w:val="22"/>
              </w:rPr>
            </w:pPr>
            <w:r>
              <w:rPr>
                <w:b w:val="1"/>
                <w:bCs w:val="1"/>
                <w:sz w:val="22"/>
                <w:szCs w:val="22"/>
                <w:rtl w:val="0"/>
              </w:rPr>
              <w:t xml:space="preserve">Buổi 2</w:t>
            </w:r>
          </w:p>
        </w:tc>
        <w:tc>
          <w:tcPr>
            <w:gridSpan w:val="3"/>
            <w:shd w:fill="ffffff" w:val="cle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PART 2: KEY ACCOUNT MANAGEMENT - KAM (7 Sessions - 46.7% Weight) </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2: KAM Mindset &amp; Key Account Selection</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2.1 The fundamental differences between Sales and Key Account Management (KAM)</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2.2 Three criteria for upgrading a customer to a Key Account: (1) Customer Attractiveness, (2) Supplier's Competitive Position, and (3) Willingness to co-invest</w:t>
            </w:r>
          </w:p>
        </w:tc>
        <w:tc>
          <w:tcPr>
            <w:gridSpan w:val="3"/>
            <w:shd w:fill="ffffff" w:val="clear"/>
            <w:vAlign w:val="center"/>
          </w:tcPr>
          <w:p w:rsidR="00000000" w:rsidDel="00000000" w:rsidP="00000000" w:rsidRDefault="00000000" w:rsidRPr="00000000" w14:paraId="0000018A">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8B">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8C">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8D">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8E">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8F">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90">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193">
            <w:pPr>
              <w:spacing w:line="276" w:lineRule="auto"/>
              <w:jc w:val="center"/>
              <w:rPr>
                <w:sz w:val="22"/>
                <w:szCs w:val="22"/>
              </w:rPr>
            </w:pPr>
            <w:r>
              <w:rPr>
                <w:sz w:val="22"/>
                <w:szCs w:val="22"/>
                <w:rtl w:val="0"/>
              </w:rPr>
              <w:t xml:space="preserve">TLM1</w:t>
            </w:r>
          </w:p>
          <w:p w:rsidR="00000000" w:rsidDel="00000000" w:rsidP="00000000" w:rsidRDefault="00000000" w:rsidRPr="00000000" w14:paraId="00000194">
            <w:pPr>
              <w:spacing w:line="276" w:lineRule="auto"/>
              <w:jc w:val="center"/>
              <w:rPr>
                <w:sz w:val="22"/>
                <w:szCs w:val="22"/>
              </w:rPr>
            </w:pPr>
            <w:r>
              <w:rPr>
                <w:sz w:val="22"/>
                <w:szCs w:val="22"/>
                <w:rtl w:val="0"/>
              </w:rPr>
              <w:t xml:space="preserve">TLM2</w:t>
            </w:r>
          </w:p>
          <w:p w:rsidR="00000000" w:rsidDel="00000000" w:rsidP="00000000" w:rsidRDefault="00000000" w:rsidRPr="00000000" w14:paraId="00000195">
            <w:pPr>
              <w:spacing w:line="276" w:lineRule="auto"/>
              <w:jc w:val="center"/>
              <w:rPr>
                <w:sz w:val="22"/>
                <w:szCs w:val="22"/>
              </w:rPr>
            </w:pPr>
            <w:r>
              <w:rPr>
                <w:sz w:val="22"/>
                <w:szCs w:val="22"/>
                <w:rtl w:val="0"/>
              </w:rPr>
              <w:t xml:space="preserve">TLM3</w:t>
            </w:r>
          </w:p>
          <w:p w:rsidR="00000000" w:rsidDel="00000000" w:rsidP="00000000" w:rsidRDefault="00000000" w:rsidRPr="00000000" w14:paraId="00000196">
            <w:pPr>
              <w:spacing w:line="276" w:lineRule="auto"/>
              <w:jc w:val="center"/>
              <w:rPr>
                <w:sz w:val="22"/>
                <w:szCs w:val="22"/>
              </w:rPr>
            </w:pPr>
            <w:r>
              <w:rPr>
                <w:sz w:val="22"/>
                <w:szCs w:val="22"/>
                <w:rtl w:val="0"/>
              </w:rPr>
              <w:t xml:space="preserve">TLM8</w:t>
            </w:r>
          </w:p>
          <w:p w:rsidR="00000000" w:rsidDel="00000000" w:rsidP="00000000" w:rsidRDefault="00000000" w:rsidRPr="00000000" w14:paraId="00000197">
            <w:pPr>
              <w:spacing w:line="276" w:lineRule="auto"/>
              <w:jc w:val="center"/>
              <w:rPr>
                <w:sz w:val="22"/>
                <w:szCs w:val="22"/>
              </w:rPr>
            </w:pPr>
            <w:r>
              <w:rPr>
                <w:sz w:val="22"/>
                <w:szCs w:val="22"/>
                <w:rtl w:val="0"/>
              </w:rPr>
              <w:t xml:space="preserve">TLM11</w:t>
            </w:r>
          </w:p>
          <w:p w:rsidR="00000000" w:rsidDel="00000000" w:rsidP="00000000" w:rsidRDefault="00000000" w:rsidRPr="00000000" w14:paraId="00000198">
            <w:pPr>
              <w:spacing w:line="276" w:lineRule="auto"/>
              <w:jc w:val="center"/>
              <w:rPr>
                <w:sz w:val="22"/>
                <w:szCs w:val="22"/>
              </w:rPr>
            </w:pPr>
            <w:r>
              <w:rPr>
                <w:sz w:val="22"/>
                <w:szCs w:val="22"/>
                <w:rtl w:val="0"/>
              </w:rPr>
              <w:t xml:space="preserve">TLM12</w:t>
            </w:r>
          </w:p>
          <w:p w:rsidR="00000000" w:rsidDel="00000000" w:rsidP="00000000" w:rsidRDefault="00000000" w:rsidRPr="00000000" w14:paraId="00000199">
            <w:pPr>
              <w:spacing w:line="276" w:lineRule="auto"/>
              <w:jc w:val="center"/>
              <w:rPr>
                <w:sz w:val="22"/>
                <w:szCs w:val="22"/>
              </w:rPr>
            </w:pPr>
            <w:r>
              <w:rPr>
                <w:sz w:val="22"/>
                <w:szCs w:val="22"/>
                <w:rtl w:val="0"/>
              </w:rPr>
              <w:t xml:space="preserve">TLM13</w:t>
            </w:r>
          </w:p>
          <w:p w:rsidR="00000000" w:rsidDel="00000000" w:rsidP="00000000" w:rsidRDefault="00000000" w:rsidRPr="00000000" w14:paraId="0000019A">
            <w:pPr>
              <w:spacing w:line="276" w:lineRule="auto"/>
              <w:jc w:val="center"/>
              <w:rPr>
                <w:sz w:val="22"/>
                <w:szCs w:val="22"/>
              </w:rPr>
            </w:pPr>
            <w:r>
              <w:rPr>
                <w:sz w:val="22"/>
                <w:szCs w:val="22"/>
                <w:rtl w:val="0"/>
              </w:rPr>
              <w:t xml:space="preserve">TLM20</w:t>
            </w:r>
          </w:p>
          <w:p w:rsidR="00000000" w:rsidDel="00000000" w:rsidP="00000000" w:rsidRDefault="00000000" w:rsidRPr="00000000" w14:paraId="0000019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19C">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9D">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9E">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9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512" w:hRule="atLeast"/>
          <w:tblHeader w:val="0"/>
        </w:trPr>
        <w:tc>
          <w:tcPr>
            <w:shd w:fill="ffffff" w:val="clear"/>
          </w:tcPr>
          <w:p w:rsidR="00000000" w:rsidDel="00000000" w:rsidP="00000000" w:rsidRDefault="00000000" w:rsidRPr="00000000" w14:paraId="000001A0">
            <w:pPr>
              <w:spacing w:after="60" w:before="60" w:line="276" w:lineRule="auto"/>
              <w:jc w:val="center"/>
              <w:rPr>
                <w:b w:val="1"/>
                <w:bCs w:val="1"/>
                <w:sz w:val="22"/>
                <w:szCs w:val="22"/>
              </w:rPr>
            </w:pPr>
            <w:r>
              <w:rPr>
                <w:b w:val="1"/>
                <w:bCs w:val="1"/>
                <w:sz w:val="22"/>
                <w:szCs w:val="22"/>
                <w:rtl w:val="0"/>
              </w:rPr>
              <w:t xml:space="preserve">Buổi 3</w:t>
            </w:r>
          </w:p>
        </w:tc>
        <w:tc>
          <w:tcPr>
            <w:gridSpan w:val="3"/>
            <w:shd w:fill="ffffff" w:val="clear"/>
          </w:tcPr>
          <w:p w:rsidR="00000000" w:rsidDel="00000000" w:rsidP="00000000" w:rsidRDefault="00000000" w:rsidRPr="00000000" w14:paraId="000001A1">
            <w:pPr>
              <w:spacing w:line="276" w:lineRule="auto"/>
              <w:rPr>
                <w:b w:val="1"/>
                <w:bCs w:val="1"/>
                <w:sz w:val="22"/>
                <w:szCs w:val="22"/>
              </w:rPr>
            </w:pPr>
            <w:r>
              <w:rPr>
                <w:b w:val="1"/>
                <w:bCs w:val="1"/>
                <w:sz w:val="22"/>
                <w:szCs w:val="22"/>
                <w:rtl w:val="0"/>
              </w:rPr>
              <w:t xml:space="preserve">Session 3: Understanding the Customer &amp; Customer Journey</w:t>
            </w:r>
          </w:p>
          <w:p w:rsidR="00000000" w:rsidDel="00000000" w:rsidP="00000000" w:rsidRDefault="00000000" w:rsidRPr="00000000" w14:paraId="000001A2">
            <w:pPr>
              <w:spacing w:line="276" w:lineRule="auto"/>
              <w:rPr>
                <w:sz w:val="22"/>
                <w:szCs w:val="22"/>
              </w:rPr>
            </w:pPr>
            <w:r>
              <w:rPr>
                <w:sz w:val="22"/>
                <w:szCs w:val="22"/>
                <w:rtl w:val="0"/>
              </w:rPr>
              <w:t xml:space="preserve">3.1 Analyzing the customer's macro and micro environment (Customer's PESTEL &amp; Competitors)</w:t>
            </w:r>
          </w:p>
          <w:p w:rsidR="00000000" w:rsidDel="00000000" w:rsidP="00000000" w:rsidRDefault="00000000" w:rsidRPr="00000000" w14:paraId="000001A3">
            <w:pPr>
              <w:spacing w:line="276" w:lineRule="auto"/>
              <w:rPr>
                <w:sz w:val="22"/>
                <w:szCs w:val="22"/>
              </w:rPr>
            </w:pPr>
            <w:r>
              <w:rPr>
                <w:sz w:val="22"/>
                <w:szCs w:val="22"/>
                <w:rtl w:val="0"/>
              </w:rPr>
              <w:t xml:space="preserve">3.2 Customer Journey Mapping: Pre-purchase, Purchase, Post-purchase and analyzing Touchpoints</w:t>
            </w:r>
          </w:p>
          <w:p w:rsidR="00000000" w:rsidDel="00000000" w:rsidP="00000000" w:rsidRDefault="00000000" w:rsidRPr="00000000" w14:paraId="000001A4">
            <w:pPr>
              <w:spacing w:line="276" w:lineRule="auto"/>
              <w:rPr>
                <w:sz w:val="22"/>
                <w:szCs w:val="22"/>
              </w:rPr>
            </w:pPr>
            <w:r>
              <w:rPr>
                <w:sz w:val="22"/>
                <w:szCs w:val="22"/>
                <w:rtl w:val="0"/>
              </w:rPr>
              <w:t xml:space="preserve">3.3 Analyzing the Decision-Making Unit (DMU) via the GRASP model: Goal, Role, Appeal, State, Power</w:t>
            </w:r>
          </w:p>
        </w:tc>
        <w:tc>
          <w:tcPr>
            <w:gridSpan w:val="3"/>
            <w:shd w:fill="ffffff" w:val="clear"/>
            <w:vAlign w:val="center"/>
          </w:tcPr>
          <w:p w:rsidR="00000000" w:rsidDel="00000000" w:rsidP="00000000" w:rsidRDefault="00000000" w:rsidRPr="00000000" w14:paraId="000001A7">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A8">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A9">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AA">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AB">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AC">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1B0">
            <w:pPr>
              <w:spacing w:line="276" w:lineRule="auto"/>
              <w:jc w:val="center"/>
              <w:rPr>
                <w:sz w:val="22"/>
                <w:szCs w:val="22"/>
              </w:rPr>
            </w:pPr>
            <w:r>
              <w:rPr>
                <w:sz w:val="22"/>
                <w:szCs w:val="22"/>
                <w:rtl w:val="0"/>
              </w:rPr>
              <w:t xml:space="preserve">TLM1</w:t>
            </w:r>
          </w:p>
          <w:p w:rsidR="00000000" w:rsidDel="00000000" w:rsidP="00000000" w:rsidRDefault="00000000" w:rsidRPr="00000000" w14:paraId="000001B1">
            <w:pPr>
              <w:spacing w:line="276" w:lineRule="auto"/>
              <w:jc w:val="center"/>
              <w:rPr>
                <w:sz w:val="22"/>
                <w:szCs w:val="22"/>
              </w:rPr>
            </w:pPr>
            <w:r>
              <w:rPr>
                <w:sz w:val="22"/>
                <w:szCs w:val="22"/>
                <w:rtl w:val="0"/>
              </w:rPr>
              <w:t xml:space="preserve">TLM2</w:t>
            </w:r>
          </w:p>
          <w:p w:rsidR="00000000" w:rsidDel="00000000" w:rsidP="00000000" w:rsidRDefault="00000000" w:rsidRPr="00000000" w14:paraId="000001B2">
            <w:pPr>
              <w:spacing w:line="276" w:lineRule="auto"/>
              <w:jc w:val="center"/>
              <w:rPr>
                <w:sz w:val="22"/>
                <w:szCs w:val="22"/>
              </w:rPr>
            </w:pPr>
            <w:r>
              <w:rPr>
                <w:sz w:val="22"/>
                <w:szCs w:val="22"/>
                <w:rtl w:val="0"/>
              </w:rPr>
              <w:t xml:space="preserve">TLM3</w:t>
            </w:r>
          </w:p>
          <w:p w:rsidR="00000000" w:rsidDel="00000000" w:rsidP="00000000" w:rsidRDefault="00000000" w:rsidRPr="00000000" w14:paraId="000001B3">
            <w:pPr>
              <w:spacing w:line="276" w:lineRule="auto"/>
              <w:jc w:val="center"/>
              <w:rPr>
                <w:sz w:val="22"/>
                <w:szCs w:val="22"/>
              </w:rPr>
            </w:pPr>
            <w:r>
              <w:rPr>
                <w:sz w:val="22"/>
                <w:szCs w:val="22"/>
                <w:rtl w:val="0"/>
              </w:rPr>
              <w:t xml:space="preserve">TLM8</w:t>
            </w:r>
          </w:p>
          <w:p w:rsidR="00000000" w:rsidDel="00000000" w:rsidP="00000000" w:rsidRDefault="00000000" w:rsidRPr="00000000" w14:paraId="000001B4">
            <w:pPr>
              <w:spacing w:line="276" w:lineRule="auto"/>
              <w:jc w:val="center"/>
              <w:rPr>
                <w:sz w:val="22"/>
                <w:szCs w:val="22"/>
              </w:rPr>
            </w:pPr>
            <w:r>
              <w:rPr>
                <w:sz w:val="22"/>
                <w:szCs w:val="22"/>
                <w:rtl w:val="0"/>
              </w:rPr>
              <w:t xml:space="preserve">TLM11</w:t>
            </w:r>
          </w:p>
          <w:p w:rsidR="00000000" w:rsidDel="00000000" w:rsidP="00000000" w:rsidRDefault="00000000" w:rsidRPr="00000000" w14:paraId="000001B5">
            <w:pPr>
              <w:spacing w:line="276" w:lineRule="auto"/>
              <w:jc w:val="center"/>
              <w:rPr>
                <w:sz w:val="22"/>
                <w:szCs w:val="22"/>
              </w:rPr>
            </w:pPr>
            <w:r>
              <w:rPr>
                <w:sz w:val="22"/>
                <w:szCs w:val="22"/>
                <w:rtl w:val="0"/>
              </w:rPr>
              <w:t xml:space="preserve">TLM12</w:t>
            </w:r>
          </w:p>
          <w:p w:rsidR="00000000" w:rsidDel="00000000" w:rsidP="00000000" w:rsidRDefault="00000000" w:rsidRPr="00000000" w14:paraId="000001B6">
            <w:pPr>
              <w:spacing w:line="276" w:lineRule="auto"/>
              <w:jc w:val="center"/>
              <w:rPr>
                <w:sz w:val="22"/>
                <w:szCs w:val="22"/>
              </w:rPr>
            </w:pPr>
            <w:r>
              <w:rPr>
                <w:sz w:val="22"/>
                <w:szCs w:val="22"/>
                <w:rtl w:val="0"/>
              </w:rPr>
              <w:t xml:space="preserve">TLM13</w:t>
            </w:r>
          </w:p>
          <w:p w:rsidR="00000000" w:rsidDel="00000000" w:rsidP="00000000" w:rsidRDefault="00000000" w:rsidRPr="00000000" w14:paraId="000001B7">
            <w:pPr>
              <w:spacing w:line="276" w:lineRule="auto"/>
              <w:jc w:val="center"/>
              <w:rPr>
                <w:sz w:val="22"/>
                <w:szCs w:val="22"/>
              </w:rPr>
            </w:pPr>
            <w:r>
              <w:rPr>
                <w:sz w:val="22"/>
                <w:szCs w:val="22"/>
                <w:rtl w:val="0"/>
              </w:rPr>
              <w:t xml:space="preserve">TLM20</w:t>
            </w:r>
          </w:p>
          <w:p w:rsidR="00000000" w:rsidDel="00000000" w:rsidP="00000000" w:rsidRDefault="00000000" w:rsidRPr="00000000" w14:paraId="000001B8">
            <w:pPr>
              <w:keepNext w:val="1"/>
              <w:pBdr>
                <w:top w:space="0" w:sz="0" w:val="nil"/>
                <w:left w:space="0" w:sz="0" w:val="nil"/>
                <w:bottom w:space="0" w:sz="0" w:val="nil"/>
                <w:right w:space="0" w:sz="0" w:val="nil"/>
                <w:between w:space="0" w:sz="0" w:val="nil"/>
              </w:pBdr>
              <w:spacing w:line="276" w:lineRule="auto"/>
              <w:ind w:right="-79"/>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1B9">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BA">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BB">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BC">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512" w:hRule="atLeast"/>
          <w:tblHeader w:val="0"/>
        </w:trPr>
        <w:tc>
          <w:tcPr>
            <w:shd w:fill="ffffff" w:val="clear"/>
          </w:tcPr>
          <w:p w:rsidR="00000000" w:rsidDel="00000000" w:rsidP="00000000" w:rsidRDefault="00000000" w:rsidRPr="00000000" w14:paraId="000001BD">
            <w:pPr>
              <w:spacing w:after="60" w:before="60" w:line="276" w:lineRule="auto"/>
              <w:jc w:val="center"/>
              <w:rPr>
                <w:b w:val="1"/>
                <w:bCs w:val="1"/>
                <w:sz w:val="22"/>
                <w:szCs w:val="22"/>
              </w:rPr>
            </w:pPr>
            <w:r>
              <w:rPr>
                <w:b w:val="1"/>
                <w:bCs w:val="1"/>
                <w:sz w:val="22"/>
                <w:szCs w:val="22"/>
                <w:rtl w:val="0"/>
              </w:rPr>
              <w:t xml:space="preserve">Buổi 4</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4: Measuring Relationship Quality</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4.1. The three pillars of KAM relationship quality: Functional Conflict, Trust, and Commitment</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4.2. Transitioning from Transactional exchanges to long-term Relational partnerships</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3">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C4">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C5">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C6">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C7">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C8">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C9">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C">
            <w:pPr>
              <w:spacing w:line="276" w:lineRule="auto"/>
              <w:jc w:val="center"/>
              <w:rPr>
                <w:sz w:val="22"/>
                <w:szCs w:val="22"/>
              </w:rPr>
            </w:pPr>
            <w:r>
              <w:rPr>
                <w:sz w:val="22"/>
                <w:szCs w:val="22"/>
                <w:rtl w:val="0"/>
              </w:rPr>
              <w:t xml:space="preserve">TLM1</w:t>
            </w:r>
          </w:p>
          <w:p w:rsidR="00000000" w:rsidDel="00000000" w:rsidP="00000000" w:rsidRDefault="00000000" w:rsidRPr="00000000" w14:paraId="000001CD">
            <w:pPr>
              <w:spacing w:line="276" w:lineRule="auto"/>
              <w:jc w:val="center"/>
              <w:rPr>
                <w:sz w:val="22"/>
                <w:szCs w:val="22"/>
              </w:rPr>
            </w:pPr>
            <w:r>
              <w:rPr>
                <w:sz w:val="22"/>
                <w:szCs w:val="22"/>
                <w:rtl w:val="0"/>
              </w:rPr>
              <w:t xml:space="preserve">TLM2</w:t>
            </w:r>
          </w:p>
          <w:p w:rsidR="00000000" w:rsidDel="00000000" w:rsidP="00000000" w:rsidRDefault="00000000" w:rsidRPr="00000000" w14:paraId="000001CE">
            <w:pPr>
              <w:spacing w:line="276" w:lineRule="auto"/>
              <w:jc w:val="center"/>
              <w:rPr>
                <w:sz w:val="22"/>
                <w:szCs w:val="22"/>
              </w:rPr>
            </w:pPr>
            <w:r>
              <w:rPr>
                <w:sz w:val="22"/>
                <w:szCs w:val="22"/>
                <w:rtl w:val="0"/>
              </w:rPr>
              <w:t xml:space="preserve">TLM3</w:t>
            </w:r>
          </w:p>
          <w:p w:rsidR="00000000" w:rsidDel="00000000" w:rsidP="00000000" w:rsidRDefault="00000000" w:rsidRPr="00000000" w14:paraId="000001CF">
            <w:pPr>
              <w:spacing w:line="276" w:lineRule="auto"/>
              <w:jc w:val="center"/>
              <w:rPr>
                <w:sz w:val="22"/>
                <w:szCs w:val="22"/>
              </w:rPr>
            </w:pPr>
            <w:r>
              <w:rPr>
                <w:sz w:val="22"/>
                <w:szCs w:val="22"/>
                <w:rtl w:val="0"/>
              </w:rPr>
              <w:t xml:space="preserve">TLM8</w:t>
            </w:r>
          </w:p>
          <w:p w:rsidR="00000000" w:rsidDel="00000000" w:rsidP="00000000" w:rsidRDefault="00000000" w:rsidRPr="00000000" w14:paraId="000001D0">
            <w:pPr>
              <w:spacing w:line="276" w:lineRule="auto"/>
              <w:jc w:val="center"/>
              <w:rPr>
                <w:sz w:val="22"/>
                <w:szCs w:val="22"/>
              </w:rPr>
            </w:pPr>
            <w:r>
              <w:rPr>
                <w:sz w:val="22"/>
                <w:szCs w:val="22"/>
                <w:rtl w:val="0"/>
              </w:rPr>
              <w:t xml:space="preserve">TLM11</w:t>
            </w:r>
          </w:p>
          <w:p w:rsidR="00000000" w:rsidDel="00000000" w:rsidP="00000000" w:rsidRDefault="00000000" w:rsidRPr="00000000" w14:paraId="000001D1">
            <w:pPr>
              <w:spacing w:line="276" w:lineRule="auto"/>
              <w:jc w:val="center"/>
              <w:rPr>
                <w:sz w:val="22"/>
                <w:szCs w:val="22"/>
              </w:rPr>
            </w:pPr>
            <w:r>
              <w:rPr>
                <w:sz w:val="22"/>
                <w:szCs w:val="22"/>
                <w:rtl w:val="0"/>
              </w:rPr>
              <w:t xml:space="preserve">TLM12</w:t>
            </w:r>
          </w:p>
          <w:p w:rsidR="00000000" w:rsidDel="00000000" w:rsidP="00000000" w:rsidRDefault="00000000" w:rsidRPr="00000000" w14:paraId="000001D2">
            <w:pPr>
              <w:spacing w:line="276" w:lineRule="auto"/>
              <w:jc w:val="center"/>
              <w:rPr>
                <w:sz w:val="22"/>
                <w:szCs w:val="22"/>
              </w:rPr>
            </w:pPr>
            <w:r>
              <w:rPr>
                <w:sz w:val="22"/>
                <w:szCs w:val="22"/>
                <w:rtl w:val="0"/>
              </w:rPr>
              <w:t xml:space="preserve">TLM13</w:t>
            </w:r>
          </w:p>
          <w:p w:rsidR="00000000" w:rsidDel="00000000" w:rsidP="00000000" w:rsidRDefault="00000000" w:rsidRPr="00000000" w14:paraId="000001D3">
            <w:pPr>
              <w:spacing w:line="276" w:lineRule="auto"/>
              <w:jc w:val="center"/>
              <w:rPr>
                <w:sz w:val="22"/>
                <w:szCs w:val="22"/>
              </w:rPr>
            </w:pPr>
            <w:r>
              <w:rPr>
                <w:sz w:val="22"/>
                <w:szCs w:val="22"/>
                <w:rtl w:val="0"/>
              </w:rPr>
              <w:t xml:space="preserve">TLM20</w:t>
            </w:r>
          </w:p>
          <w:p w:rsidR="00000000" w:rsidDel="00000000" w:rsidP="00000000" w:rsidRDefault="00000000" w:rsidRPr="00000000" w14:paraId="000001D4">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5">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D6">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D7">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D8">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1D9">
            <w:pPr>
              <w:spacing w:line="276" w:lineRule="auto"/>
              <w:jc w:val="center"/>
              <w:rPr>
                <w:b w:val="1"/>
                <w:bCs w:val="1"/>
                <w:sz w:val="22"/>
                <w:szCs w:val="22"/>
              </w:rPr>
            </w:pPr>
            <w:r>
              <w:rPr>
                <w:b w:val="1"/>
                <w:bCs w:val="1"/>
                <w:sz w:val="22"/>
                <w:szCs w:val="22"/>
                <w:rtl w:val="0"/>
              </w:rPr>
              <w:t xml:space="preserve">Buổi 5</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5: CVP &amp; Value Co-creation</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5.1. CVP Structure: Future state, Offering (7Ps), and Value appraisal</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5.2. Five sources of value: Top-line, Bottom-line, HSSEQ, Advisory, and The Customer's Customer</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5.3. Co-creation practices: Co-diagnosis, Co-ideation, Co-design, Co-testing</w:t>
              <w:tab/>
            </w:r>
          </w:p>
        </w:tc>
        <w:tc>
          <w:tcPr>
            <w:gridSpan w:val="3"/>
            <w:shd w:fill="ffffff" w:val="clear"/>
            <w:vAlign w:val="center"/>
          </w:tcPr>
          <w:p w:rsidR="00000000" w:rsidDel="00000000" w:rsidP="00000000" w:rsidRDefault="00000000" w:rsidRPr="00000000" w14:paraId="000001E0">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E1">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E2">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E3">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E4">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E5">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E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1E9">
            <w:pPr>
              <w:spacing w:line="276" w:lineRule="auto"/>
              <w:jc w:val="center"/>
              <w:rPr>
                <w:sz w:val="22"/>
                <w:szCs w:val="22"/>
              </w:rPr>
            </w:pPr>
            <w:r>
              <w:rPr>
                <w:sz w:val="22"/>
                <w:szCs w:val="22"/>
                <w:rtl w:val="0"/>
              </w:rPr>
              <w:t xml:space="preserve">TLM1</w:t>
            </w:r>
          </w:p>
          <w:p w:rsidR="00000000" w:rsidDel="00000000" w:rsidP="00000000" w:rsidRDefault="00000000" w:rsidRPr="00000000" w14:paraId="000001EA">
            <w:pPr>
              <w:spacing w:line="276" w:lineRule="auto"/>
              <w:jc w:val="center"/>
              <w:rPr>
                <w:sz w:val="22"/>
                <w:szCs w:val="22"/>
              </w:rPr>
            </w:pPr>
            <w:r>
              <w:rPr>
                <w:sz w:val="22"/>
                <w:szCs w:val="22"/>
                <w:rtl w:val="0"/>
              </w:rPr>
              <w:t xml:space="preserve">TLM2</w:t>
            </w:r>
          </w:p>
          <w:p w:rsidR="00000000" w:rsidDel="00000000" w:rsidP="00000000" w:rsidRDefault="00000000" w:rsidRPr="00000000" w14:paraId="000001EB">
            <w:pPr>
              <w:spacing w:line="276" w:lineRule="auto"/>
              <w:jc w:val="center"/>
              <w:rPr>
                <w:sz w:val="22"/>
                <w:szCs w:val="22"/>
              </w:rPr>
            </w:pPr>
            <w:r>
              <w:rPr>
                <w:sz w:val="22"/>
                <w:szCs w:val="22"/>
                <w:rtl w:val="0"/>
              </w:rPr>
              <w:t xml:space="preserve">TLM3</w:t>
            </w:r>
          </w:p>
          <w:p w:rsidR="00000000" w:rsidDel="00000000" w:rsidP="00000000" w:rsidRDefault="00000000" w:rsidRPr="00000000" w14:paraId="000001EC">
            <w:pPr>
              <w:spacing w:line="276" w:lineRule="auto"/>
              <w:jc w:val="center"/>
              <w:rPr>
                <w:sz w:val="22"/>
                <w:szCs w:val="22"/>
              </w:rPr>
            </w:pPr>
            <w:r>
              <w:rPr>
                <w:sz w:val="22"/>
                <w:szCs w:val="22"/>
                <w:rtl w:val="0"/>
              </w:rPr>
              <w:t xml:space="preserve">TLM8</w:t>
            </w:r>
          </w:p>
          <w:p w:rsidR="00000000" w:rsidDel="00000000" w:rsidP="00000000" w:rsidRDefault="00000000" w:rsidRPr="00000000" w14:paraId="000001ED">
            <w:pPr>
              <w:spacing w:line="276" w:lineRule="auto"/>
              <w:jc w:val="center"/>
              <w:rPr>
                <w:sz w:val="22"/>
                <w:szCs w:val="22"/>
              </w:rPr>
            </w:pPr>
            <w:r>
              <w:rPr>
                <w:sz w:val="22"/>
                <w:szCs w:val="22"/>
                <w:rtl w:val="0"/>
              </w:rPr>
              <w:t xml:space="preserve">TLM11</w:t>
            </w:r>
          </w:p>
          <w:p w:rsidR="00000000" w:rsidDel="00000000" w:rsidP="00000000" w:rsidRDefault="00000000" w:rsidRPr="00000000" w14:paraId="000001EE">
            <w:pPr>
              <w:spacing w:line="276" w:lineRule="auto"/>
              <w:jc w:val="center"/>
              <w:rPr>
                <w:sz w:val="22"/>
                <w:szCs w:val="22"/>
              </w:rPr>
            </w:pPr>
            <w:r>
              <w:rPr>
                <w:sz w:val="22"/>
                <w:szCs w:val="22"/>
                <w:rtl w:val="0"/>
              </w:rPr>
              <w:t xml:space="preserve">TLM12</w:t>
            </w:r>
          </w:p>
          <w:p w:rsidR="00000000" w:rsidDel="00000000" w:rsidP="00000000" w:rsidRDefault="00000000" w:rsidRPr="00000000" w14:paraId="000001EF">
            <w:pPr>
              <w:spacing w:line="276" w:lineRule="auto"/>
              <w:jc w:val="center"/>
              <w:rPr>
                <w:sz w:val="22"/>
                <w:szCs w:val="22"/>
              </w:rPr>
            </w:pPr>
            <w:r>
              <w:rPr>
                <w:sz w:val="22"/>
                <w:szCs w:val="22"/>
                <w:rtl w:val="0"/>
              </w:rPr>
              <w:t xml:space="preserve">TLM13</w:t>
            </w:r>
          </w:p>
          <w:p w:rsidR="00000000" w:rsidDel="00000000" w:rsidP="00000000" w:rsidRDefault="00000000" w:rsidRPr="00000000" w14:paraId="000001F0">
            <w:pPr>
              <w:spacing w:line="276" w:lineRule="auto"/>
              <w:jc w:val="center"/>
              <w:rPr>
                <w:sz w:val="22"/>
                <w:szCs w:val="22"/>
              </w:rPr>
            </w:pPr>
            <w:r>
              <w:rPr>
                <w:sz w:val="22"/>
                <w:szCs w:val="22"/>
                <w:rtl w:val="0"/>
              </w:rPr>
              <w:t xml:space="preserve">TLM20</w:t>
            </w:r>
          </w:p>
          <w:p w:rsidR="00000000" w:rsidDel="00000000" w:rsidP="00000000" w:rsidRDefault="00000000" w:rsidRPr="00000000" w14:paraId="000001F1">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1F2">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F3">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F4">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F5">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1F6">
            <w:pPr>
              <w:spacing w:line="276" w:lineRule="auto"/>
              <w:jc w:val="center"/>
              <w:rPr>
                <w:b w:val="1"/>
                <w:bCs w:val="1"/>
                <w:sz w:val="22"/>
                <w:szCs w:val="22"/>
              </w:rPr>
            </w:pPr>
            <w:r>
              <w:rPr>
                <w:b w:val="1"/>
                <w:bCs w:val="1"/>
                <w:sz w:val="22"/>
                <w:szCs w:val="22"/>
                <w:rtl w:val="0"/>
              </w:rPr>
              <w:t xml:space="preserve">Buổi 6</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6: Financial Acumen in KAM</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6.1. Calculating Customer Lifetime Value (CLV) to navigate long-term orientation</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6.2. Analyzing the Cost-to-serve and Gross margin matrix to ensure bilateral benefits and fair relationships</w:t>
            </w:r>
          </w:p>
        </w:tc>
        <w:tc>
          <w:tcPr>
            <w:gridSpan w:val="3"/>
            <w:vAlign w:val="center"/>
          </w:tcPr>
          <w:p w:rsidR="00000000" w:rsidDel="00000000" w:rsidP="00000000" w:rsidRDefault="00000000" w:rsidRPr="00000000" w14:paraId="000001FC">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FD">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FE">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FF">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00">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01">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02">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05">
            <w:pPr>
              <w:spacing w:line="276" w:lineRule="auto"/>
              <w:jc w:val="center"/>
              <w:rPr>
                <w:sz w:val="22"/>
                <w:szCs w:val="22"/>
              </w:rPr>
            </w:pPr>
            <w:r>
              <w:rPr>
                <w:sz w:val="22"/>
                <w:szCs w:val="22"/>
                <w:rtl w:val="0"/>
              </w:rPr>
              <w:t xml:space="preserve">TLM1</w:t>
            </w:r>
          </w:p>
          <w:p w:rsidR="00000000" w:rsidDel="00000000" w:rsidP="00000000" w:rsidRDefault="00000000" w:rsidRPr="00000000" w14:paraId="00000206">
            <w:pPr>
              <w:spacing w:line="276" w:lineRule="auto"/>
              <w:jc w:val="center"/>
              <w:rPr>
                <w:sz w:val="22"/>
                <w:szCs w:val="22"/>
              </w:rPr>
            </w:pPr>
            <w:r>
              <w:rPr>
                <w:sz w:val="22"/>
                <w:szCs w:val="22"/>
                <w:rtl w:val="0"/>
              </w:rPr>
              <w:t xml:space="preserve">TLM2</w:t>
            </w:r>
          </w:p>
          <w:p w:rsidR="00000000" w:rsidDel="00000000" w:rsidP="00000000" w:rsidRDefault="00000000" w:rsidRPr="00000000" w14:paraId="00000207">
            <w:pPr>
              <w:spacing w:line="276" w:lineRule="auto"/>
              <w:jc w:val="center"/>
              <w:rPr>
                <w:sz w:val="22"/>
                <w:szCs w:val="22"/>
              </w:rPr>
            </w:pPr>
            <w:r>
              <w:rPr>
                <w:sz w:val="22"/>
                <w:szCs w:val="22"/>
                <w:rtl w:val="0"/>
              </w:rPr>
              <w:t xml:space="preserve">TLM3</w:t>
            </w:r>
          </w:p>
          <w:p w:rsidR="00000000" w:rsidDel="00000000" w:rsidP="00000000" w:rsidRDefault="00000000" w:rsidRPr="00000000" w14:paraId="00000208">
            <w:pPr>
              <w:spacing w:line="276" w:lineRule="auto"/>
              <w:jc w:val="center"/>
              <w:rPr>
                <w:sz w:val="22"/>
                <w:szCs w:val="22"/>
              </w:rPr>
            </w:pPr>
            <w:r>
              <w:rPr>
                <w:sz w:val="22"/>
                <w:szCs w:val="22"/>
                <w:rtl w:val="0"/>
              </w:rPr>
              <w:t xml:space="preserve">TLM8</w:t>
            </w:r>
          </w:p>
          <w:p w:rsidR="00000000" w:rsidDel="00000000" w:rsidP="00000000" w:rsidRDefault="00000000" w:rsidRPr="00000000" w14:paraId="00000209">
            <w:pPr>
              <w:spacing w:line="276" w:lineRule="auto"/>
              <w:jc w:val="center"/>
              <w:rPr>
                <w:sz w:val="22"/>
                <w:szCs w:val="22"/>
              </w:rPr>
            </w:pPr>
            <w:r>
              <w:rPr>
                <w:sz w:val="22"/>
                <w:szCs w:val="22"/>
                <w:rtl w:val="0"/>
              </w:rPr>
              <w:t xml:space="preserve">TLM11</w:t>
            </w:r>
          </w:p>
          <w:p w:rsidR="00000000" w:rsidDel="00000000" w:rsidP="00000000" w:rsidRDefault="00000000" w:rsidRPr="00000000" w14:paraId="0000020A">
            <w:pPr>
              <w:spacing w:line="276" w:lineRule="auto"/>
              <w:jc w:val="center"/>
              <w:rPr>
                <w:sz w:val="22"/>
                <w:szCs w:val="22"/>
              </w:rPr>
            </w:pPr>
            <w:r>
              <w:rPr>
                <w:sz w:val="22"/>
                <w:szCs w:val="22"/>
                <w:rtl w:val="0"/>
              </w:rPr>
              <w:t xml:space="preserve">TLM12</w:t>
            </w:r>
          </w:p>
          <w:p w:rsidR="00000000" w:rsidDel="00000000" w:rsidP="00000000" w:rsidRDefault="00000000" w:rsidRPr="00000000" w14:paraId="0000020B">
            <w:pPr>
              <w:spacing w:line="276" w:lineRule="auto"/>
              <w:jc w:val="center"/>
              <w:rPr>
                <w:sz w:val="22"/>
                <w:szCs w:val="22"/>
              </w:rPr>
            </w:pPr>
            <w:r>
              <w:rPr>
                <w:sz w:val="22"/>
                <w:szCs w:val="22"/>
                <w:rtl w:val="0"/>
              </w:rPr>
              <w:t xml:space="preserve">TLM13</w:t>
            </w:r>
          </w:p>
          <w:p w:rsidR="00000000" w:rsidDel="00000000" w:rsidP="00000000" w:rsidRDefault="00000000" w:rsidRPr="00000000" w14:paraId="0000020C">
            <w:pPr>
              <w:spacing w:line="276" w:lineRule="auto"/>
              <w:jc w:val="center"/>
              <w:rPr>
                <w:sz w:val="22"/>
                <w:szCs w:val="22"/>
              </w:rPr>
            </w:pPr>
            <w:r>
              <w:rPr>
                <w:sz w:val="22"/>
                <w:szCs w:val="22"/>
                <w:rtl w:val="0"/>
              </w:rPr>
              <w:t xml:space="preserve">TLM20</w:t>
            </w:r>
          </w:p>
          <w:p w:rsidR="00000000" w:rsidDel="00000000" w:rsidP="00000000" w:rsidRDefault="00000000" w:rsidRPr="00000000" w14:paraId="0000020D">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0E">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0F">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10">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11">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76" w:lineRule="auto"/>
              <w:jc w:val="center"/>
              <w:rPr>
                <w:b w:val="1"/>
                <w:bCs w:val="1"/>
                <w:sz w:val="22"/>
                <w:szCs w:val="22"/>
              </w:rPr>
            </w:pPr>
            <w:r>
              <w:rPr>
                <w:b w:val="1"/>
                <w:bCs w:val="1"/>
                <w:sz w:val="22"/>
                <w:szCs w:val="22"/>
                <w:rtl w:val="0"/>
              </w:rPr>
              <w:t xml:space="preserve">Buổi 7</w:t>
            </w:r>
          </w:p>
        </w:tc>
        <w:tc>
          <w:tcPr>
            <w:gridSpan w:val="3"/>
            <w:shd w:fill="ffffff" w:val="cle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7: Understanding Procurement &amp; Value-based Negotiation (Role-play)</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7.1. Understanding the supplier's position via the Kraljic Matrix (Strategic, Leverage, Bottleneck, Non-critical)</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7.2. The differences between the Strategic level (Procurement) and the Execution level (Buying)</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7.3. Role-play: Customer (Buyer) and KAMer engage in Value-based negotiation, distinguishing between Risk and Value</w:t>
            </w:r>
          </w:p>
        </w:tc>
        <w:tc>
          <w:tcPr>
            <w:gridSpan w:val="3"/>
            <w:shd w:fill="ffffff" w:val="clear"/>
            <w:vAlign w:val="center"/>
          </w:tcPr>
          <w:p w:rsidR="00000000" w:rsidDel="00000000" w:rsidP="00000000" w:rsidRDefault="00000000" w:rsidRPr="00000000" w14:paraId="00000219">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1A">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1B">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1C">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1D">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1E">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1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22">
            <w:pPr>
              <w:spacing w:line="276" w:lineRule="auto"/>
              <w:jc w:val="center"/>
              <w:rPr>
                <w:sz w:val="22"/>
                <w:szCs w:val="22"/>
              </w:rPr>
            </w:pPr>
            <w:r>
              <w:rPr>
                <w:sz w:val="22"/>
                <w:szCs w:val="22"/>
                <w:rtl w:val="0"/>
              </w:rPr>
              <w:t xml:space="preserve">TLM1</w:t>
            </w:r>
          </w:p>
          <w:p w:rsidR="00000000" w:rsidDel="00000000" w:rsidP="00000000" w:rsidRDefault="00000000" w:rsidRPr="00000000" w14:paraId="00000223">
            <w:pPr>
              <w:spacing w:line="276" w:lineRule="auto"/>
              <w:jc w:val="center"/>
              <w:rPr>
                <w:sz w:val="22"/>
                <w:szCs w:val="22"/>
              </w:rPr>
            </w:pPr>
            <w:r>
              <w:rPr>
                <w:sz w:val="22"/>
                <w:szCs w:val="22"/>
                <w:rtl w:val="0"/>
              </w:rPr>
              <w:t xml:space="preserve">TLM2</w:t>
            </w:r>
          </w:p>
          <w:p w:rsidR="00000000" w:rsidDel="00000000" w:rsidP="00000000" w:rsidRDefault="00000000" w:rsidRPr="00000000" w14:paraId="00000224">
            <w:pPr>
              <w:spacing w:line="276" w:lineRule="auto"/>
              <w:jc w:val="center"/>
              <w:rPr>
                <w:sz w:val="22"/>
                <w:szCs w:val="22"/>
              </w:rPr>
            </w:pPr>
            <w:r>
              <w:rPr>
                <w:sz w:val="22"/>
                <w:szCs w:val="22"/>
                <w:rtl w:val="0"/>
              </w:rPr>
              <w:t xml:space="preserve">TLM3</w:t>
            </w:r>
          </w:p>
          <w:p w:rsidR="00000000" w:rsidDel="00000000" w:rsidP="00000000" w:rsidRDefault="00000000" w:rsidRPr="00000000" w14:paraId="00000225">
            <w:pPr>
              <w:spacing w:line="276" w:lineRule="auto"/>
              <w:jc w:val="center"/>
              <w:rPr>
                <w:sz w:val="22"/>
                <w:szCs w:val="22"/>
              </w:rPr>
            </w:pPr>
            <w:r>
              <w:rPr>
                <w:sz w:val="22"/>
                <w:szCs w:val="22"/>
                <w:rtl w:val="0"/>
              </w:rPr>
              <w:t xml:space="preserve">TLM8</w:t>
            </w:r>
          </w:p>
          <w:p w:rsidR="00000000" w:rsidDel="00000000" w:rsidP="00000000" w:rsidRDefault="00000000" w:rsidRPr="00000000" w14:paraId="00000226">
            <w:pPr>
              <w:spacing w:line="276" w:lineRule="auto"/>
              <w:jc w:val="center"/>
              <w:rPr>
                <w:sz w:val="22"/>
                <w:szCs w:val="22"/>
              </w:rPr>
            </w:pPr>
            <w:r>
              <w:rPr>
                <w:sz w:val="22"/>
                <w:szCs w:val="22"/>
                <w:rtl w:val="0"/>
              </w:rPr>
              <w:t xml:space="preserve">TLM11</w:t>
            </w:r>
          </w:p>
          <w:p w:rsidR="00000000" w:rsidDel="00000000" w:rsidP="00000000" w:rsidRDefault="00000000" w:rsidRPr="00000000" w14:paraId="00000227">
            <w:pPr>
              <w:spacing w:line="276" w:lineRule="auto"/>
              <w:jc w:val="center"/>
              <w:rPr>
                <w:sz w:val="22"/>
                <w:szCs w:val="22"/>
              </w:rPr>
            </w:pPr>
            <w:r>
              <w:rPr>
                <w:sz w:val="22"/>
                <w:szCs w:val="22"/>
                <w:rtl w:val="0"/>
              </w:rPr>
              <w:t xml:space="preserve">TLM12</w:t>
            </w:r>
          </w:p>
          <w:p w:rsidR="00000000" w:rsidDel="00000000" w:rsidP="00000000" w:rsidRDefault="00000000" w:rsidRPr="00000000" w14:paraId="00000228">
            <w:pPr>
              <w:spacing w:line="276" w:lineRule="auto"/>
              <w:jc w:val="center"/>
              <w:rPr>
                <w:sz w:val="22"/>
                <w:szCs w:val="22"/>
              </w:rPr>
            </w:pPr>
            <w:r>
              <w:rPr>
                <w:sz w:val="22"/>
                <w:szCs w:val="22"/>
                <w:rtl w:val="0"/>
              </w:rPr>
              <w:t xml:space="preserve">TLM13</w:t>
            </w:r>
          </w:p>
          <w:p w:rsidR="00000000" w:rsidDel="00000000" w:rsidP="00000000" w:rsidRDefault="00000000" w:rsidRPr="00000000" w14:paraId="00000229">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2A">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2B">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2C">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2D">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2E">
            <w:pPr>
              <w:spacing w:line="276" w:lineRule="auto"/>
              <w:jc w:val="center"/>
              <w:rPr>
                <w:b w:val="1"/>
                <w:bCs w:val="1"/>
                <w:sz w:val="22"/>
                <w:szCs w:val="22"/>
              </w:rPr>
            </w:pPr>
            <w:bookmarkStart w:colFirst="0" w:colLast="0" w:name="_gjdgxs" w:id="1"/>
            <w:bookmarkEnd w:id="1"/>
            <w:r>
              <w:rPr>
                <w:b w:val="1"/>
                <w:bCs w:val="1"/>
                <w:sz w:val="22"/>
                <w:szCs w:val="22"/>
                <w:rtl w:val="0"/>
              </w:rPr>
              <w:t xml:space="preserve">Buổi 8</w:t>
            </w:r>
          </w:p>
        </w:tc>
        <w:tc>
          <w:tcPr>
            <w:gridSpan w:val="3"/>
            <w:shd w:fill="ffffff" w:val="cle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8: </w:t>
            </w:r>
            <w:del w:id="9007" w:author="Claude" w:date="2026-09-26T00:00:00Z">
              <w:r>
                <w:rPr>
                  <w:b w:val="1"/>
                  <w:bCs w:val="1"/>
                  <w:sz w:val="22"/>
                  <w:szCs w:val="22"/>
                  <w:rtl w:val="0"/>
                </w:rPr>
                <w:delText xml:space="preserve">KAM Team Operations</w:delText>
              </w:r>
            </w:del>
            <w:ins w:id="9008" w:author="Claude" w:date="2026-09-26T00:00:00Z">
              <w:r>
                <w:rPr>
                  <w:b w:val="1"/>
                  <w:bCs w:val="1"/>
                  <w:sz w:val="22"/>
                  <w:szCs w:val="22"/>
                  <w:rtl w:val="0"/>
                </w:rPr>
                <w:t xml:space="preserve">Governing the Key Account Relationship</w:t>
              </w:r>
            </w:ins>
            <w:r>
              <w:rPr>
                <w:b w:val="1"/>
                <w:bCs w:val="1"/>
                <w:sz w:val="22"/>
                <w:szCs w:val="22"/>
                <w:rtl w:val="0"/>
              </w:rPr>
              <w:t xml:space="preserve"> &amp; Multi-dimensional Performance Measurement</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8.1. </w:t>
            </w:r>
            <w:del w:id="9009" w:author="Claude" w:date="2026-09-26T00:00:00Z">
              <w:r>
                <w:rPr>
                  <w:sz w:val="22"/>
                  <w:szCs w:val="22"/>
                  <w:rtl w:val="0"/>
                </w:rPr>
                <w:delText xml:space="preserve">The challenges and roles of a KAMer: Silo buster, Strategist, Rainmaker</w:delText>
              </w:r>
            </w:del>
            <w:ins w:id="9010" w:author="Claude" w:date="2026-09-26T00:00:00Z">
              <w:r>
                <w:rPr>
                  <w:sz w:val="22"/>
                  <w:szCs w:val="22"/>
                  <w:rtl w:val="0"/>
                </w:rPr>
                <w:t xml:space="preserve">Structuring multi-level contacts with the Key Account: from the Bow-tie to the Diamond relationship model</w:t>
              </w:r>
            </w:ins>
          </w:p>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8.2. Establishing performance metrics: Results-driven and Process-driven indicators</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8.3. </w:t>
            </w:r>
            <w:del w:id="9011" w:author="Claude" w:date="2026-09-26T00:00:00Z">
              <w:r>
                <w:rPr>
                  <w:sz w:val="22"/>
                  <w:szCs w:val="22"/>
                  <w:rtl w:val="0"/>
                </w:rPr>
                <w:delText xml:space="preserve">Combining extrinsic and intrinsic motivation (Self-determination theory &amp; Stewardship theory) in KAM personnel development</w:delText>
              </w:r>
            </w:del>
            <w:ins w:id="9012" w:author="Claude" w:date="2026-09-26T00:00:00Z">
              <w:r>
                <w:rPr>
                  <w:sz w:val="22"/>
                  <w:szCs w:val="22"/>
                  <w:rtl w:val="0"/>
                </w:rPr>
                <w:t xml:space="preserve">Joint account reviews and relationship health checks with the Key Account</w:t>
              </w:r>
            </w:ins>
          </w:p>
        </w:tc>
        <w:tc>
          <w:tcPr>
            <w:gridSpan w:val="3"/>
            <w:shd w:fill="ffffff" w:val="clear"/>
            <w:vAlign w:val="center"/>
          </w:tcPr>
          <w:p w:rsidR="00000000" w:rsidDel="00000000" w:rsidP="00000000" w:rsidRDefault="00000000" w:rsidRPr="00000000" w14:paraId="00000235">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36">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37">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38">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39">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3A">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3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3E">
            <w:pPr>
              <w:spacing w:line="276" w:lineRule="auto"/>
              <w:jc w:val="center"/>
              <w:rPr>
                <w:sz w:val="22"/>
                <w:szCs w:val="22"/>
              </w:rPr>
            </w:pPr>
            <w:r>
              <w:rPr>
                <w:sz w:val="22"/>
                <w:szCs w:val="22"/>
                <w:rtl w:val="0"/>
              </w:rPr>
              <w:t xml:space="preserve">TLM1</w:t>
            </w:r>
          </w:p>
          <w:p w:rsidR="00000000" w:rsidDel="00000000" w:rsidP="00000000" w:rsidRDefault="00000000" w:rsidRPr="00000000" w14:paraId="0000023F">
            <w:pPr>
              <w:spacing w:line="276" w:lineRule="auto"/>
              <w:jc w:val="center"/>
              <w:rPr>
                <w:sz w:val="22"/>
                <w:szCs w:val="22"/>
              </w:rPr>
            </w:pPr>
            <w:r>
              <w:rPr>
                <w:sz w:val="22"/>
                <w:szCs w:val="22"/>
                <w:rtl w:val="0"/>
              </w:rPr>
              <w:t xml:space="preserve">TLM2</w:t>
            </w:r>
          </w:p>
          <w:p w:rsidR="00000000" w:rsidDel="00000000" w:rsidP="00000000" w:rsidRDefault="00000000" w:rsidRPr="00000000" w14:paraId="00000240">
            <w:pPr>
              <w:spacing w:line="276" w:lineRule="auto"/>
              <w:jc w:val="center"/>
              <w:rPr>
                <w:sz w:val="22"/>
                <w:szCs w:val="22"/>
              </w:rPr>
            </w:pPr>
            <w:r>
              <w:rPr>
                <w:sz w:val="22"/>
                <w:szCs w:val="22"/>
                <w:rtl w:val="0"/>
              </w:rPr>
              <w:t xml:space="preserve">TLM3</w:t>
            </w:r>
          </w:p>
          <w:p w:rsidR="00000000" w:rsidDel="00000000" w:rsidP="00000000" w:rsidRDefault="00000000" w:rsidRPr="00000000" w14:paraId="00000241">
            <w:pPr>
              <w:spacing w:line="276" w:lineRule="auto"/>
              <w:jc w:val="center"/>
              <w:rPr>
                <w:sz w:val="22"/>
                <w:szCs w:val="22"/>
              </w:rPr>
            </w:pPr>
            <w:r>
              <w:rPr>
                <w:sz w:val="22"/>
                <w:szCs w:val="22"/>
                <w:rtl w:val="0"/>
              </w:rPr>
              <w:t xml:space="preserve">TLM8</w:t>
            </w:r>
          </w:p>
          <w:p w:rsidR="00000000" w:rsidDel="00000000" w:rsidP="00000000" w:rsidRDefault="00000000" w:rsidRPr="00000000" w14:paraId="00000242">
            <w:pPr>
              <w:spacing w:line="276" w:lineRule="auto"/>
              <w:jc w:val="center"/>
              <w:rPr>
                <w:sz w:val="22"/>
                <w:szCs w:val="22"/>
              </w:rPr>
            </w:pPr>
            <w:r>
              <w:rPr>
                <w:sz w:val="22"/>
                <w:szCs w:val="22"/>
                <w:rtl w:val="0"/>
              </w:rPr>
              <w:t xml:space="preserve">TLM11</w:t>
            </w:r>
          </w:p>
          <w:p w:rsidR="00000000" w:rsidDel="00000000" w:rsidP="00000000" w:rsidRDefault="00000000" w:rsidRPr="00000000" w14:paraId="00000243">
            <w:pPr>
              <w:spacing w:line="276" w:lineRule="auto"/>
              <w:jc w:val="center"/>
              <w:rPr>
                <w:sz w:val="22"/>
                <w:szCs w:val="22"/>
              </w:rPr>
            </w:pPr>
            <w:r>
              <w:rPr>
                <w:sz w:val="22"/>
                <w:szCs w:val="22"/>
                <w:rtl w:val="0"/>
              </w:rPr>
              <w:t xml:space="preserve">TLM12</w:t>
            </w:r>
          </w:p>
          <w:p w:rsidR="00000000" w:rsidDel="00000000" w:rsidP="00000000" w:rsidRDefault="00000000" w:rsidRPr="00000000" w14:paraId="00000244">
            <w:pPr>
              <w:spacing w:line="276" w:lineRule="auto"/>
              <w:jc w:val="center"/>
              <w:rPr>
                <w:sz w:val="22"/>
                <w:szCs w:val="22"/>
              </w:rPr>
            </w:pPr>
            <w:r>
              <w:rPr>
                <w:sz w:val="22"/>
                <w:szCs w:val="22"/>
                <w:rtl w:val="0"/>
              </w:rPr>
              <w:t xml:space="preserve">TLM13</w:t>
            </w:r>
          </w:p>
          <w:p w:rsidR="00000000" w:rsidDel="00000000" w:rsidP="00000000" w:rsidRDefault="00000000" w:rsidRPr="00000000" w14:paraId="00000245">
            <w:pPr>
              <w:spacing w:line="276" w:lineRule="auto"/>
              <w:jc w:val="center"/>
              <w:rPr>
                <w:sz w:val="22"/>
                <w:szCs w:val="22"/>
              </w:rPr>
            </w:pPr>
            <w:r>
              <w:rPr>
                <w:sz w:val="22"/>
                <w:szCs w:val="22"/>
                <w:rtl w:val="0"/>
              </w:rPr>
              <w:t xml:space="preserve">TLM20</w:t>
            </w:r>
          </w:p>
          <w:p w:rsidR="00000000" w:rsidDel="00000000" w:rsidP="00000000" w:rsidRDefault="00000000" w:rsidRPr="00000000" w14:paraId="0000024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47">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48">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49">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4A">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4B">
            <w:pPr>
              <w:spacing w:line="276" w:lineRule="auto"/>
              <w:jc w:val="center"/>
              <w:rPr>
                <w:b w:val="1"/>
                <w:bCs w:val="1"/>
                <w:sz w:val="22"/>
                <w:szCs w:val="22"/>
              </w:rPr>
            </w:pPr>
            <w:r>
              <w:rPr>
                <w:b w:val="1"/>
                <w:bCs w:val="1"/>
                <w:sz w:val="22"/>
                <w:szCs w:val="22"/>
                <w:rtl w:val="0"/>
              </w:rPr>
              <w:t xml:space="preserve">Buổi 9</w:t>
            </w:r>
          </w:p>
        </w:tc>
        <w:tc>
          <w:tcPr>
            <w:gridSpan w:val="3"/>
            <w:shd w:fill="ffffff" w:val="clea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PART 3: COORDINATING STAKEHOLDERS TO SUPPORT THE CUSTOMER JOURNEY (4 Sessions)</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9: Resource Matching: Investors &amp; Sponsors</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9.1. Strategic roles, tangible and intangible benefits of investors and sponsors</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9.2. Designing Win-Win sponsorship proposals and calculating ROI</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9.3. Practice: Mapping Sponsors to the appropriate Touchpoints to enhance the experience for the Customer's customer</w:t>
            </w:r>
          </w:p>
        </w:tc>
        <w:tc>
          <w:tcPr>
            <w:gridSpan w:val="3"/>
            <w:shd w:fill="ffffff" w:val="clear"/>
            <w:vAlign w:val="center"/>
          </w:tcPr>
          <w:p w:rsidR="00000000" w:rsidDel="00000000" w:rsidP="00000000" w:rsidRDefault="00000000" w:rsidRPr="00000000" w14:paraId="00000253">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54">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55">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56">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57">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58">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59">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5C">
            <w:pPr>
              <w:spacing w:line="276" w:lineRule="auto"/>
              <w:jc w:val="center"/>
              <w:rPr>
                <w:sz w:val="22"/>
                <w:szCs w:val="22"/>
              </w:rPr>
            </w:pPr>
            <w:r>
              <w:rPr>
                <w:sz w:val="22"/>
                <w:szCs w:val="22"/>
                <w:rtl w:val="0"/>
              </w:rPr>
              <w:t xml:space="preserve">TLM1</w:t>
            </w:r>
          </w:p>
          <w:p w:rsidR="00000000" w:rsidDel="00000000" w:rsidP="00000000" w:rsidRDefault="00000000" w:rsidRPr="00000000" w14:paraId="0000025D">
            <w:pPr>
              <w:spacing w:line="276" w:lineRule="auto"/>
              <w:jc w:val="center"/>
              <w:rPr>
                <w:sz w:val="22"/>
                <w:szCs w:val="22"/>
              </w:rPr>
            </w:pPr>
            <w:r>
              <w:rPr>
                <w:sz w:val="22"/>
                <w:szCs w:val="22"/>
                <w:rtl w:val="0"/>
              </w:rPr>
              <w:t xml:space="preserve">TLM2</w:t>
            </w:r>
          </w:p>
          <w:p w:rsidR="00000000" w:rsidDel="00000000" w:rsidP="00000000" w:rsidRDefault="00000000" w:rsidRPr="00000000" w14:paraId="0000025E">
            <w:pPr>
              <w:spacing w:line="276" w:lineRule="auto"/>
              <w:jc w:val="center"/>
              <w:rPr>
                <w:sz w:val="22"/>
                <w:szCs w:val="22"/>
              </w:rPr>
            </w:pPr>
            <w:r>
              <w:rPr>
                <w:sz w:val="22"/>
                <w:szCs w:val="22"/>
                <w:rtl w:val="0"/>
              </w:rPr>
              <w:t xml:space="preserve">TLM3</w:t>
            </w:r>
          </w:p>
          <w:p w:rsidR="00000000" w:rsidDel="00000000" w:rsidP="00000000" w:rsidRDefault="00000000" w:rsidRPr="00000000" w14:paraId="0000025F">
            <w:pPr>
              <w:spacing w:line="276" w:lineRule="auto"/>
              <w:jc w:val="center"/>
              <w:rPr>
                <w:sz w:val="22"/>
                <w:szCs w:val="22"/>
              </w:rPr>
            </w:pPr>
            <w:r>
              <w:rPr>
                <w:sz w:val="22"/>
                <w:szCs w:val="22"/>
                <w:rtl w:val="0"/>
              </w:rPr>
              <w:t xml:space="preserve">TLM8</w:t>
            </w:r>
          </w:p>
          <w:p w:rsidR="00000000" w:rsidDel="00000000" w:rsidP="00000000" w:rsidRDefault="00000000" w:rsidRPr="00000000" w14:paraId="00000260">
            <w:pPr>
              <w:spacing w:line="276" w:lineRule="auto"/>
              <w:jc w:val="center"/>
              <w:rPr>
                <w:sz w:val="22"/>
                <w:szCs w:val="22"/>
              </w:rPr>
            </w:pPr>
            <w:r>
              <w:rPr>
                <w:sz w:val="22"/>
                <w:szCs w:val="22"/>
                <w:rtl w:val="0"/>
              </w:rPr>
              <w:t xml:space="preserve">TLM11</w:t>
            </w:r>
          </w:p>
          <w:p w:rsidR="00000000" w:rsidDel="00000000" w:rsidP="00000000" w:rsidRDefault="00000000" w:rsidRPr="00000000" w14:paraId="00000261">
            <w:pPr>
              <w:spacing w:line="276" w:lineRule="auto"/>
              <w:jc w:val="center"/>
              <w:rPr>
                <w:sz w:val="22"/>
                <w:szCs w:val="22"/>
              </w:rPr>
            </w:pPr>
            <w:r>
              <w:rPr>
                <w:sz w:val="22"/>
                <w:szCs w:val="22"/>
                <w:rtl w:val="0"/>
              </w:rPr>
              <w:t xml:space="preserve">TLM12</w:t>
            </w:r>
          </w:p>
          <w:p w:rsidR="00000000" w:rsidDel="00000000" w:rsidP="00000000" w:rsidRDefault="00000000" w:rsidRPr="00000000" w14:paraId="00000262">
            <w:pPr>
              <w:spacing w:line="276" w:lineRule="auto"/>
              <w:jc w:val="center"/>
              <w:rPr>
                <w:sz w:val="22"/>
                <w:szCs w:val="22"/>
              </w:rPr>
            </w:pPr>
            <w:r>
              <w:rPr>
                <w:sz w:val="22"/>
                <w:szCs w:val="22"/>
                <w:rtl w:val="0"/>
              </w:rPr>
              <w:t xml:space="preserve">TLM13</w:t>
            </w:r>
          </w:p>
          <w:p w:rsidR="00000000" w:rsidDel="00000000" w:rsidP="00000000" w:rsidRDefault="00000000" w:rsidRPr="00000000" w14:paraId="00000263">
            <w:pPr>
              <w:spacing w:line="276" w:lineRule="auto"/>
              <w:jc w:val="center"/>
              <w:rPr>
                <w:sz w:val="22"/>
                <w:szCs w:val="22"/>
              </w:rPr>
            </w:pPr>
            <w:r>
              <w:rPr>
                <w:sz w:val="22"/>
                <w:szCs w:val="22"/>
                <w:rtl w:val="0"/>
              </w:rPr>
              <w:t xml:space="preserve">TLM20</w:t>
            </w:r>
          </w:p>
          <w:p w:rsidR="00000000" w:rsidDel="00000000" w:rsidP="00000000" w:rsidRDefault="00000000" w:rsidRPr="00000000" w14:paraId="00000264">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65">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66">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67">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68">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69">
            <w:pPr>
              <w:spacing w:line="276" w:lineRule="auto"/>
              <w:jc w:val="center"/>
              <w:rPr>
                <w:b w:val="1"/>
                <w:bCs w:val="1"/>
                <w:sz w:val="22"/>
                <w:szCs w:val="22"/>
              </w:rPr>
            </w:pPr>
            <w:r>
              <w:rPr>
                <w:b w:val="1"/>
                <w:bCs w:val="1"/>
                <w:sz w:val="22"/>
                <w:szCs w:val="22"/>
                <w:rtl w:val="0"/>
              </w:rPr>
              <w:t xml:space="preserve">Buổi 10</w:t>
            </w:r>
          </w:p>
        </w:tc>
        <w:tc>
          <w:tcPr>
            <w:gridSpan w:val="3"/>
            <w:shd w:fill="ffffff" w:val="cle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10: Building Solutions: Supplier &amp; Venue Management</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10.1. The procurement process (RFP/RFQ) and vendor selection from the organizer's perspective</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10.2. Site check, venue selection criteria, and space mapping</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10.3. Practice: Allocating Vendors to the Purchase/Post-purchase stages of the Key Account</w:t>
            </w:r>
          </w:p>
        </w:tc>
        <w:tc>
          <w:tcPr>
            <w:gridSpan w:val="3"/>
            <w:shd w:fill="ffffff" w:val="clear"/>
            <w:vAlign w:val="center"/>
          </w:tcPr>
          <w:p w:rsidR="00000000" w:rsidDel="00000000" w:rsidP="00000000" w:rsidRDefault="00000000" w:rsidRPr="00000000" w14:paraId="00000270">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71">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72">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73">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74">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75">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7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79">
            <w:pPr>
              <w:spacing w:line="276" w:lineRule="auto"/>
              <w:jc w:val="center"/>
              <w:rPr>
                <w:sz w:val="22"/>
                <w:szCs w:val="22"/>
              </w:rPr>
            </w:pPr>
            <w:r>
              <w:rPr>
                <w:sz w:val="22"/>
                <w:szCs w:val="22"/>
                <w:rtl w:val="0"/>
              </w:rPr>
              <w:t xml:space="preserve">TLM1</w:t>
            </w:r>
          </w:p>
          <w:p w:rsidR="00000000" w:rsidDel="00000000" w:rsidP="00000000" w:rsidRDefault="00000000" w:rsidRPr="00000000" w14:paraId="0000027A">
            <w:pPr>
              <w:spacing w:line="276" w:lineRule="auto"/>
              <w:jc w:val="center"/>
              <w:rPr>
                <w:sz w:val="22"/>
                <w:szCs w:val="22"/>
              </w:rPr>
            </w:pPr>
            <w:r>
              <w:rPr>
                <w:sz w:val="22"/>
                <w:szCs w:val="22"/>
                <w:rtl w:val="0"/>
              </w:rPr>
              <w:t xml:space="preserve">TLM2</w:t>
            </w:r>
          </w:p>
          <w:p w:rsidR="00000000" w:rsidDel="00000000" w:rsidP="00000000" w:rsidRDefault="00000000" w:rsidRPr="00000000" w14:paraId="0000027B">
            <w:pPr>
              <w:spacing w:line="276" w:lineRule="auto"/>
              <w:jc w:val="center"/>
              <w:rPr>
                <w:sz w:val="22"/>
                <w:szCs w:val="22"/>
              </w:rPr>
            </w:pPr>
            <w:r>
              <w:rPr>
                <w:sz w:val="22"/>
                <w:szCs w:val="22"/>
                <w:rtl w:val="0"/>
              </w:rPr>
              <w:t xml:space="preserve">TLM3</w:t>
            </w:r>
          </w:p>
          <w:p w:rsidR="00000000" w:rsidDel="00000000" w:rsidP="00000000" w:rsidRDefault="00000000" w:rsidRPr="00000000" w14:paraId="0000027C">
            <w:pPr>
              <w:spacing w:line="276" w:lineRule="auto"/>
              <w:jc w:val="center"/>
              <w:rPr>
                <w:sz w:val="22"/>
                <w:szCs w:val="22"/>
              </w:rPr>
            </w:pPr>
            <w:r>
              <w:rPr>
                <w:sz w:val="22"/>
                <w:szCs w:val="22"/>
                <w:rtl w:val="0"/>
              </w:rPr>
              <w:t xml:space="preserve">TLM8</w:t>
            </w:r>
          </w:p>
          <w:p w:rsidR="00000000" w:rsidDel="00000000" w:rsidP="00000000" w:rsidRDefault="00000000" w:rsidRPr="00000000" w14:paraId="0000027D">
            <w:pPr>
              <w:spacing w:line="276" w:lineRule="auto"/>
              <w:jc w:val="center"/>
              <w:rPr>
                <w:sz w:val="22"/>
                <w:szCs w:val="22"/>
              </w:rPr>
            </w:pPr>
            <w:r>
              <w:rPr>
                <w:sz w:val="22"/>
                <w:szCs w:val="22"/>
                <w:rtl w:val="0"/>
              </w:rPr>
              <w:t xml:space="preserve">TLM11</w:t>
            </w:r>
          </w:p>
          <w:p w:rsidR="00000000" w:rsidDel="00000000" w:rsidP="00000000" w:rsidRDefault="00000000" w:rsidRPr="00000000" w14:paraId="0000027E">
            <w:pPr>
              <w:spacing w:line="276" w:lineRule="auto"/>
              <w:jc w:val="center"/>
              <w:rPr>
                <w:sz w:val="22"/>
                <w:szCs w:val="22"/>
              </w:rPr>
            </w:pPr>
            <w:r>
              <w:rPr>
                <w:sz w:val="22"/>
                <w:szCs w:val="22"/>
                <w:rtl w:val="0"/>
              </w:rPr>
              <w:t xml:space="preserve">TLM12</w:t>
            </w:r>
          </w:p>
          <w:p w:rsidR="00000000" w:rsidDel="00000000" w:rsidP="00000000" w:rsidRDefault="00000000" w:rsidRPr="00000000" w14:paraId="0000027F">
            <w:pPr>
              <w:spacing w:line="276" w:lineRule="auto"/>
              <w:jc w:val="center"/>
              <w:rPr>
                <w:sz w:val="22"/>
                <w:szCs w:val="22"/>
              </w:rPr>
            </w:pPr>
            <w:r>
              <w:rPr>
                <w:sz w:val="22"/>
                <w:szCs w:val="22"/>
                <w:rtl w:val="0"/>
              </w:rPr>
              <w:t xml:space="preserve">TLM13</w:t>
            </w:r>
          </w:p>
          <w:p w:rsidR="00000000" w:rsidDel="00000000" w:rsidP="00000000" w:rsidRDefault="00000000" w:rsidRPr="00000000" w14:paraId="00000280">
            <w:pPr>
              <w:spacing w:line="276" w:lineRule="auto"/>
              <w:jc w:val="center"/>
              <w:rPr>
                <w:sz w:val="22"/>
                <w:szCs w:val="22"/>
              </w:rPr>
            </w:pPr>
            <w:r>
              <w:rPr>
                <w:sz w:val="22"/>
                <w:szCs w:val="22"/>
                <w:rtl w:val="0"/>
              </w:rPr>
              <w:t xml:space="preserve">TLM20</w:t>
            </w:r>
          </w:p>
          <w:p w:rsidR="00000000" w:rsidDel="00000000" w:rsidP="00000000" w:rsidRDefault="00000000" w:rsidRPr="00000000" w14:paraId="00000281">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82">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83">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84">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85">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86">
            <w:pPr>
              <w:spacing w:line="276" w:lineRule="auto"/>
              <w:jc w:val="center"/>
              <w:rPr>
                <w:b w:val="1"/>
                <w:bCs w:val="1"/>
                <w:sz w:val="22"/>
                <w:szCs w:val="22"/>
              </w:rPr>
            </w:pPr>
            <w:r>
              <w:rPr>
                <w:b w:val="1"/>
                <w:bCs w:val="1"/>
                <w:sz w:val="22"/>
                <w:szCs w:val="22"/>
                <w:rtl w:val="0"/>
              </w:rPr>
              <w:t xml:space="preserve">Buổi 11</w:t>
            </w:r>
          </w:p>
        </w:tc>
        <w:tc>
          <w:tcPr>
            <w:gridSpan w:val="3"/>
            <w:shd w:fill="ffffff" w:val="cle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11: Spreading Value: Media &amp; Influencers</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11.1. Classifying KOLs/Influencers, content quality, and community resonance</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11.2. Establishing audience targeting and Journalist mapping strategies</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11.3. Booking management, payment, and campaign measurement reports</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11.4. Practice: Utilizing Media/KOLs to amplify Touchpoints in the Pre-purchase stage</w:t>
            </w:r>
          </w:p>
        </w:tc>
        <w:tc>
          <w:tcPr>
            <w:gridSpan w:val="3"/>
            <w:shd w:fill="ffffff" w:val="clear"/>
            <w:vAlign w:val="center"/>
          </w:tcPr>
          <w:p w:rsidR="00000000" w:rsidDel="00000000" w:rsidP="00000000" w:rsidRDefault="00000000" w:rsidRPr="00000000" w14:paraId="0000028E">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8F">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90">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91">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92">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93">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94">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97">
            <w:pPr>
              <w:spacing w:line="276" w:lineRule="auto"/>
              <w:jc w:val="center"/>
              <w:rPr>
                <w:sz w:val="22"/>
                <w:szCs w:val="22"/>
              </w:rPr>
            </w:pPr>
            <w:r>
              <w:rPr>
                <w:sz w:val="22"/>
                <w:szCs w:val="22"/>
                <w:rtl w:val="0"/>
              </w:rPr>
              <w:t xml:space="preserve">TLM1</w:t>
            </w:r>
          </w:p>
          <w:p w:rsidR="00000000" w:rsidDel="00000000" w:rsidP="00000000" w:rsidRDefault="00000000" w:rsidRPr="00000000" w14:paraId="00000298">
            <w:pPr>
              <w:spacing w:line="276" w:lineRule="auto"/>
              <w:jc w:val="center"/>
              <w:rPr>
                <w:sz w:val="22"/>
                <w:szCs w:val="22"/>
              </w:rPr>
            </w:pPr>
            <w:r>
              <w:rPr>
                <w:sz w:val="22"/>
                <w:szCs w:val="22"/>
                <w:rtl w:val="0"/>
              </w:rPr>
              <w:t xml:space="preserve">TLM2</w:t>
            </w:r>
          </w:p>
          <w:p w:rsidR="00000000" w:rsidDel="00000000" w:rsidP="00000000" w:rsidRDefault="00000000" w:rsidRPr="00000000" w14:paraId="00000299">
            <w:pPr>
              <w:spacing w:line="276" w:lineRule="auto"/>
              <w:jc w:val="center"/>
              <w:rPr>
                <w:sz w:val="22"/>
                <w:szCs w:val="22"/>
              </w:rPr>
            </w:pPr>
            <w:r>
              <w:rPr>
                <w:sz w:val="22"/>
                <w:szCs w:val="22"/>
                <w:rtl w:val="0"/>
              </w:rPr>
              <w:t xml:space="preserve">TLM3</w:t>
            </w:r>
          </w:p>
          <w:p w:rsidR="00000000" w:rsidDel="00000000" w:rsidP="00000000" w:rsidRDefault="00000000" w:rsidRPr="00000000" w14:paraId="0000029A">
            <w:pPr>
              <w:spacing w:line="276" w:lineRule="auto"/>
              <w:jc w:val="center"/>
              <w:rPr>
                <w:sz w:val="22"/>
                <w:szCs w:val="22"/>
              </w:rPr>
            </w:pPr>
            <w:r>
              <w:rPr>
                <w:sz w:val="22"/>
                <w:szCs w:val="22"/>
                <w:rtl w:val="0"/>
              </w:rPr>
              <w:t xml:space="preserve">TLM8</w:t>
            </w:r>
          </w:p>
          <w:p w:rsidR="00000000" w:rsidDel="00000000" w:rsidP="00000000" w:rsidRDefault="00000000" w:rsidRPr="00000000" w14:paraId="0000029B">
            <w:pPr>
              <w:spacing w:line="276" w:lineRule="auto"/>
              <w:jc w:val="center"/>
              <w:rPr>
                <w:sz w:val="22"/>
                <w:szCs w:val="22"/>
              </w:rPr>
            </w:pPr>
            <w:r>
              <w:rPr>
                <w:sz w:val="22"/>
                <w:szCs w:val="22"/>
                <w:rtl w:val="0"/>
              </w:rPr>
              <w:t xml:space="preserve">TLM11</w:t>
            </w:r>
          </w:p>
          <w:p w:rsidR="00000000" w:rsidDel="00000000" w:rsidP="00000000" w:rsidRDefault="00000000" w:rsidRPr="00000000" w14:paraId="0000029C">
            <w:pPr>
              <w:spacing w:line="276" w:lineRule="auto"/>
              <w:jc w:val="center"/>
              <w:rPr>
                <w:sz w:val="22"/>
                <w:szCs w:val="22"/>
              </w:rPr>
            </w:pPr>
            <w:r>
              <w:rPr>
                <w:sz w:val="22"/>
                <w:szCs w:val="22"/>
                <w:rtl w:val="0"/>
              </w:rPr>
              <w:t xml:space="preserve">TLM12</w:t>
            </w:r>
          </w:p>
          <w:p w:rsidR="00000000" w:rsidDel="00000000" w:rsidP="00000000" w:rsidRDefault="00000000" w:rsidRPr="00000000" w14:paraId="0000029D">
            <w:pPr>
              <w:spacing w:line="276" w:lineRule="auto"/>
              <w:jc w:val="center"/>
              <w:rPr>
                <w:sz w:val="22"/>
                <w:szCs w:val="22"/>
              </w:rPr>
            </w:pPr>
            <w:r>
              <w:rPr>
                <w:sz w:val="22"/>
                <w:szCs w:val="22"/>
                <w:rtl w:val="0"/>
              </w:rPr>
              <w:t xml:space="preserve">TLM13</w:t>
            </w:r>
          </w:p>
          <w:p w:rsidR="00000000" w:rsidDel="00000000" w:rsidP="00000000" w:rsidRDefault="00000000" w:rsidRPr="00000000" w14:paraId="0000029E">
            <w:pPr>
              <w:spacing w:line="276" w:lineRule="auto"/>
              <w:jc w:val="center"/>
              <w:rPr>
                <w:sz w:val="22"/>
                <w:szCs w:val="22"/>
              </w:rPr>
            </w:pPr>
            <w:r>
              <w:rPr>
                <w:sz w:val="22"/>
                <w:szCs w:val="22"/>
                <w:rtl w:val="0"/>
              </w:rPr>
              <w:t xml:space="preserve">TLM20</w:t>
            </w:r>
          </w:p>
          <w:p w:rsidR="00000000" w:rsidDel="00000000" w:rsidP="00000000" w:rsidRDefault="00000000" w:rsidRPr="00000000" w14:paraId="0000029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A0">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A1">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A2">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A3">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76" w:lineRule="auto"/>
              <w:jc w:val="center"/>
              <w:rPr>
                <w:b w:val="1"/>
                <w:bCs w:val="1"/>
                <w:sz w:val="22"/>
                <w:szCs w:val="22"/>
              </w:rPr>
            </w:pPr>
            <w:r>
              <w:rPr>
                <w:b w:val="1"/>
                <w:bCs w:val="1"/>
                <w:sz w:val="22"/>
                <w:szCs w:val="22"/>
                <w:rtl w:val="0"/>
              </w:rPr>
              <w:t xml:space="preserve">Buổi 12</w:t>
            </w:r>
          </w:p>
        </w:tc>
        <w:tc>
          <w:tcPr>
            <w:gridSpan w:val="3"/>
            <w:shd w:fill="ffffff" w:val="cle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12: Leverage &amp; Resolving Network Conflicts</w:t>
            </w:r>
          </w:p>
          <w:p w:rsidR="00000000" w:rsidDel="00000000" w:rsidP="00000000" w:rsidRDefault="00000000" w:rsidRPr="00000000" w14:paraId="000002A6">
            <w:pPr>
              <w:spacing w:line="276" w:lineRule="auto"/>
              <w:rPr>
                <w:sz w:val="22"/>
                <w:szCs w:val="22"/>
              </w:rPr>
            </w:pPr>
            <w:r>
              <w:rPr>
                <w:sz w:val="22"/>
                <w:szCs w:val="22"/>
                <w:rtl w:val="0"/>
              </w:rPr>
              <w:t xml:space="preserve">12.1. The strategic value of long-term collaboration and information transparency</w:t>
            </w:r>
          </w:p>
          <w:p w:rsidR="00000000" w:rsidDel="00000000" w:rsidP="00000000" w:rsidRDefault="00000000" w:rsidRPr="00000000" w14:paraId="000002A7">
            <w:pPr>
              <w:spacing w:line="276" w:lineRule="auto"/>
              <w:rPr>
                <w:sz w:val="22"/>
                <w:szCs w:val="22"/>
              </w:rPr>
            </w:pPr>
            <w:r>
              <w:rPr>
                <w:sz w:val="22"/>
                <w:szCs w:val="22"/>
                <w:rtl w:val="0"/>
              </w:rPr>
              <w:t xml:space="preserve">12.2. Managing complexity and resolving conflicts of interest among external stakeholders to protect deliverables for the Key Account</w:t>
            </w:r>
          </w:p>
        </w:tc>
        <w:tc>
          <w:tcPr>
            <w:gridSpan w:val="3"/>
            <w:shd w:fill="ffffff" w:val="clear"/>
            <w:vAlign w:val="center"/>
          </w:tcPr>
          <w:p w:rsidR="00000000" w:rsidDel="00000000" w:rsidP="00000000" w:rsidRDefault="00000000" w:rsidRPr="00000000" w14:paraId="000002AA">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AB">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AC">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AD">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AE">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AF">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B0">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B3">
            <w:pPr>
              <w:spacing w:line="276" w:lineRule="auto"/>
              <w:jc w:val="center"/>
              <w:rPr>
                <w:sz w:val="22"/>
                <w:szCs w:val="22"/>
              </w:rPr>
            </w:pPr>
            <w:r>
              <w:rPr>
                <w:sz w:val="22"/>
                <w:szCs w:val="22"/>
                <w:rtl w:val="0"/>
              </w:rPr>
              <w:t xml:space="preserve">TLM1</w:t>
            </w:r>
          </w:p>
          <w:p w:rsidR="00000000" w:rsidDel="00000000" w:rsidP="00000000" w:rsidRDefault="00000000" w:rsidRPr="00000000" w14:paraId="000002B4">
            <w:pPr>
              <w:spacing w:line="276" w:lineRule="auto"/>
              <w:jc w:val="center"/>
              <w:rPr>
                <w:sz w:val="22"/>
                <w:szCs w:val="22"/>
              </w:rPr>
            </w:pPr>
            <w:r>
              <w:rPr>
                <w:sz w:val="22"/>
                <w:szCs w:val="22"/>
                <w:rtl w:val="0"/>
              </w:rPr>
              <w:t xml:space="preserve">TLM2</w:t>
            </w:r>
          </w:p>
          <w:p w:rsidR="00000000" w:rsidDel="00000000" w:rsidP="00000000" w:rsidRDefault="00000000" w:rsidRPr="00000000" w14:paraId="000002B5">
            <w:pPr>
              <w:spacing w:line="276" w:lineRule="auto"/>
              <w:jc w:val="center"/>
              <w:rPr>
                <w:sz w:val="22"/>
                <w:szCs w:val="22"/>
              </w:rPr>
            </w:pPr>
            <w:r>
              <w:rPr>
                <w:sz w:val="22"/>
                <w:szCs w:val="22"/>
                <w:rtl w:val="0"/>
              </w:rPr>
              <w:t xml:space="preserve">TLM3</w:t>
            </w:r>
          </w:p>
          <w:p w:rsidR="00000000" w:rsidDel="00000000" w:rsidP="00000000" w:rsidRDefault="00000000" w:rsidRPr="00000000" w14:paraId="000002B6">
            <w:pPr>
              <w:spacing w:line="276" w:lineRule="auto"/>
              <w:jc w:val="center"/>
              <w:rPr>
                <w:sz w:val="22"/>
                <w:szCs w:val="22"/>
              </w:rPr>
            </w:pPr>
            <w:r>
              <w:rPr>
                <w:sz w:val="22"/>
                <w:szCs w:val="22"/>
                <w:rtl w:val="0"/>
              </w:rPr>
              <w:t xml:space="preserve">TLM8</w:t>
            </w:r>
          </w:p>
          <w:p w:rsidR="00000000" w:rsidDel="00000000" w:rsidP="00000000" w:rsidRDefault="00000000" w:rsidRPr="00000000" w14:paraId="000002B7">
            <w:pPr>
              <w:spacing w:line="276" w:lineRule="auto"/>
              <w:jc w:val="center"/>
              <w:rPr>
                <w:sz w:val="22"/>
                <w:szCs w:val="22"/>
              </w:rPr>
            </w:pPr>
            <w:r>
              <w:rPr>
                <w:sz w:val="22"/>
                <w:szCs w:val="22"/>
                <w:rtl w:val="0"/>
              </w:rPr>
              <w:t xml:space="preserve">TLM11</w:t>
            </w:r>
          </w:p>
          <w:p w:rsidR="00000000" w:rsidDel="00000000" w:rsidP="00000000" w:rsidRDefault="00000000" w:rsidRPr="00000000" w14:paraId="000002B8">
            <w:pPr>
              <w:spacing w:line="276" w:lineRule="auto"/>
              <w:jc w:val="center"/>
              <w:rPr>
                <w:sz w:val="22"/>
                <w:szCs w:val="22"/>
              </w:rPr>
            </w:pPr>
            <w:r>
              <w:rPr>
                <w:sz w:val="22"/>
                <w:szCs w:val="22"/>
                <w:rtl w:val="0"/>
              </w:rPr>
              <w:t xml:space="preserve">TLM12</w:t>
            </w:r>
          </w:p>
          <w:p w:rsidR="00000000" w:rsidDel="00000000" w:rsidP="00000000" w:rsidRDefault="00000000" w:rsidRPr="00000000" w14:paraId="000002B9">
            <w:pPr>
              <w:spacing w:line="276" w:lineRule="auto"/>
              <w:jc w:val="center"/>
              <w:rPr>
                <w:sz w:val="22"/>
                <w:szCs w:val="22"/>
              </w:rPr>
            </w:pPr>
            <w:r>
              <w:rPr>
                <w:sz w:val="22"/>
                <w:szCs w:val="22"/>
                <w:rtl w:val="0"/>
              </w:rPr>
              <w:t xml:space="preserve">TLM13</w:t>
            </w:r>
          </w:p>
          <w:p w:rsidR="00000000" w:rsidDel="00000000" w:rsidP="00000000" w:rsidRDefault="00000000" w:rsidRPr="00000000" w14:paraId="000002BA">
            <w:pPr>
              <w:spacing w:line="276" w:lineRule="auto"/>
              <w:jc w:val="center"/>
              <w:rPr>
                <w:sz w:val="22"/>
                <w:szCs w:val="22"/>
              </w:rPr>
            </w:pPr>
            <w:r>
              <w:rPr>
                <w:sz w:val="22"/>
                <w:szCs w:val="22"/>
                <w:rtl w:val="0"/>
              </w:rPr>
              <w:t xml:space="preserve">TLM20</w:t>
            </w:r>
          </w:p>
          <w:p w:rsidR="00000000" w:rsidDel="00000000" w:rsidP="00000000" w:rsidRDefault="00000000" w:rsidRPr="00000000" w14:paraId="000002B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BC">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BD">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BE">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B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C0">
            <w:pPr>
              <w:spacing w:line="276" w:lineRule="auto"/>
              <w:jc w:val="center"/>
              <w:rPr>
                <w:b w:val="1"/>
                <w:bCs w:val="1"/>
                <w:sz w:val="22"/>
                <w:szCs w:val="22"/>
              </w:rPr>
            </w:pPr>
            <w:r>
              <w:rPr>
                <w:b w:val="1"/>
                <w:bCs w:val="1"/>
                <w:sz w:val="22"/>
                <w:szCs w:val="22"/>
                <w:rtl w:val="0"/>
              </w:rPr>
              <w:t xml:space="preserve">Buổi 13</w:t>
            </w:r>
          </w:p>
        </w:tc>
        <w:tc>
          <w:tcPr>
            <w:gridSpan w:val="3"/>
            <w:shd w:fill="ffffff" w:val="cle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PART 4: EVALUATION - </w:t>
            </w:r>
            <w:del w:id="9013" w:author="Claude" w:date="2026-09-26T00:00:00Z">
              <w:r>
                <w:rPr>
                  <w:b w:val="1"/>
                  <w:bCs w:val="1"/>
                  <w:sz w:val="22"/>
                  <w:szCs w:val="22"/>
                  <w:rtl w:val="0"/>
                </w:rPr>
                <w:delText xml:space="preserve">DEFENDING THE KEY ACCOUNT PLAN PROJECT</w:delText>
              </w:r>
            </w:del>
            <w:ins w:id="9014" w:author="Claude" w:date="2026-09-26T00:00:00Z">
              <w:r>
                <w:rPr>
                  <w:b w:val="1"/>
                  <w:bCs w:val="1"/>
                  <w:sz w:val="22"/>
                  <w:szCs w:val="22"/>
                  <w:rtl w:val="0"/>
                </w:rPr>
                <w:t xml:space="preserve">DEFENDING THE STAKEHOLDER MANAGEMENT PLAN PROJECT</w:t>
              </w:r>
            </w:ins>
            <w:r>
              <w:rPr>
                <w:b w:val="1"/>
                <w:bCs w:val="1"/>
                <w:sz w:val="22"/>
                <w:szCs w:val="22"/>
                <w:rtl w:val="0"/>
              </w:rPr>
              <w:t xml:space="preserve"> (3 Sessions) </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13: </w:t>
            </w:r>
            <w:del w:id="9015" w:author="Claude" w:date="2026-09-26T00:00:00Z">
              <w:r>
                <w:rPr>
                  <w:b w:val="1"/>
                  <w:bCs w:val="1"/>
                  <w:sz w:val="22"/>
                  <w:szCs w:val="22"/>
                  <w:rtl w:val="0"/>
                </w:rPr>
                <w:delText xml:space="preserve">Building the Key Account Plan (KAP)</w:delText>
              </w:r>
            </w:del>
            <w:ins w:id="9016" w:author="Claude" w:date="2026-09-26T00:00:00Z">
              <w:r>
                <w:rPr>
                  <w:b w:val="1"/>
                  <w:bCs w:val="1"/>
                  <w:sz w:val="22"/>
                  <w:szCs w:val="22"/>
                  <w:rtl w:val="0"/>
                </w:rPr>
                <w:t xml:space="preserve">Building the Stakeholder Management Plan (SMP) around the Key Account Plan (KAP)</w:t>
              </w:r>
            </w:ins>
          </w:p>
          <w:p w:rsidR="00000000" w:rsidDel="00000000" w:rsidP="00000000" w:rsidRDefault="00000000" w:rsidRPr="00000000" w14:paraId="000002C3">
            <w:pPr>
              <w:spacing w:line="276" w:lineRule="auto"/>
              <w:rPr>
                <w:sz w:val="22"/>
                <w:szCs w:val="22"/>
              </w:rPr>
            </w:pPr>
            <w:r>
              <w:rPr>
                <w:sz w:val="22"/>
                <w:szCs w:val="22"/>
                <w:rtl w:val="0"/>
              </w:rPr>
              <w:t xml:space="preserve">13.1 Applying the Value Planning Framework: (A) Value Insights, (B) Value Opportunities, (C) Value Propositions, (D) Value Delivery, (E) Executive Summary</w:t>
            </w:r>
          </w:p>
          <w:p w:rsidR="00000000" w:rsidDel="00000000" w:rsidP="00000000" w:rsidRDefault="00000000" w:rsidRPr="00000000">
            <w:pPr>
              <w:spacing w:line="276" w:lineRule="auto"/>
              <w:rPr>
                <w:ins w:id="9017" w:author="Claude" w:date="2026-09-26T00:00:00Z"/>
                <w:sz w:val="22"/>
                <w:szCs w:val="22"/>
              </w:rPr>
            </w:pPr>
            <w:ins w:id="9018" w:author="Claude" w:date="2026-09-26T00:00:00Z">
              <w:r>
                <w:rPr>
                  <w:sz w:val="22"/>
                  <w:szCs w:val="22"/>
                  <w:rtl w:val="0"/>
                </w:rPr>
                <w:t xml:space="preserve">13.2 Integrating external stakeholder coordination (investors &amp; sponsors, suppliers &amp; venues, media &amp; KOLs) into the Value Delivery section of the plan</w:t>
              </w:r>
            </w:ins>
          </w:p>
        </w:tc>
        <w:tc>
          <w:tcPr>
            <w:gridSpan w:val="3"/>
            <w:shd w:fill="ffffff" w:val="clear"/>
            <w:vAlign w:val="center"/>
          </w:tcPr>
          <w:p w:rsidR="00000000" w:rsidDel="00000000" w:rsidP="00000000" w:rsidRDefault="00000000" w:rsidRPr="00000000" w14:paraId="000002C6">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C7">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C8">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C9">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CA">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CB">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CC">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CF">
            <w:pPr>
              <w:spacing w:line="276" w:lineRule="auto"/>
              <w:jc w:val="center"/>
              <w:rPr>
                <w:sz w:val="22"/>
                <w:szCs w:val="22"/>
              </w:rPr>
            </w:pPr>
            <w:r>
              <w:rPr>
                <w:sz w:val="22"/>
                <w:szCs w:val="22"/>
                <w:rtl w:val="0"/>
              </w:rPr>
              <w:t xml:space="preserve">TLM1</w:t>
            </w:r>
          </w:p>
          <w:p w:rsidR="00000000" w:rsidDel="00000000" w:rsidP="00000000" w:rsidRDefault="00000000" w:rsidRPr="00000000" w14:paraId="000002D0">
            <w:pPr>
              <w:spacing w:line="276" w:lineRule="auto"/>
              <w:jc w:val="center"/>
              <w:rPr>
                <w:sz w:val="22"/>
                <w:szCs w:val="22"/>
              </w:rPr>
            </w:pPr>
            <w:r>
              <w:rPr>
                <w:sz w:val="22"/>
                <w:szCs w:val="22"/>
                <w:rtl w:val="0"/>
              </w:rPr>
              <w:t xml:space="preserve">TLM2</w:t>
            </w:r>
          </w:p>
          <w:p w:rsidR="00000000" w:rsidDel="00000000" w:rsidP="00000000" w:rsidRDefault="00000000" w:rsidRPr="00000000" w14:paraId="000002D1">
            <w:pPr>
              <w:spacing w:line="276" w:lineRule="auto"/>
              <w:jc w:val="center"/>
              <w:rPr>
                <w:sz w:val="22"/>
                <w:szCs w:val="22"/>
              </w:rPr>
            </w:pPr>
            <w:r>
              <w:rPr>
                <w:sz w:val="22"/>
                <w:szCs w:val="22"/>
                <w:rtl w:val="0"/>
              </w:rPr>
              <w:t xml:space="preserve">TLM3</w:t>
            </w:r>
          </w:p>
          <w:p w:rsidR="00000000" w:rsidDel="00000000" w:rsidP="00000000" w:rsidRDefault="00000000" w:rsidRPr="00000000" w14:paraId="000002D2">
            <w:pPr>
              <w:spacing w:line="276" w:lineRule="auto"/>
              <w:jc w:val="center"/>
              <w:rPr>
                <w:sz w:val="22"/>
                <w:szCs w:val="22"/>
              </w:rPr>
            </w:pPr>
            <w:r>
              <w:rPr>
                <w:sz w:val="22"/>
                <w:szCs w:val="22"/>
                <w:rtl w:val="0"/>
              </w:rPr>
              <w:t xml:space="preserve">TLM8</w:t>
            </w:r>
          </w:p>
          <w:p w:rsidR="00000000" w:rsidDel="00000000" w:rsidP="00000000" w:rsidRDefault="00000000" w:rsidRPr="00000000" w14:paraId="000002D3">
            <w:pPr>
              <w:spacing w:line="276" w:lineRule="auto"/>
              <w:jc w:val="center"/>
              <w:rPr>
                <w:sz w:val="22"/>
                <w:szCs w:val="22"/>
              </w:rPr>
            </w:pPr>
            <w:r>
              <w:rPr>
                <w:sz w:val="22"/>
                <w:szCs w:val="22"/>
                <w:rtl w:val="0"/>
              </w:rPr>
              <w:t xml:space="preserve">TLM11</w:t>
            </w:r>
          </w:p>
          <w:p w:rsidR="00000000" w:rsidDel="00000000" w:rsidP="00000000" w:rsidRDefault="00000000" w:rsidRPr="00000000" w14:paraId="000002D4">
            <w:pPr>
              <w:spacing w:line="276" w:lineRule="auto"/>
              <w:jc w:val="center"/>
              <w:rPr>
                <w:sz w:val="22"/>
                <w:szCs w:val="22"/>
              </w:rPr>
            </w:pPr>
            <w:r>
              <w:rPr>
                <w:sz w:val="22"/>
                <w:szCs w:val="22"/>
                <w:rtl w:val="0"/>
              </w:rPr>
              <w:t xml:space="preserve">TLM12</w:t>
            </w:r>
          </w:p>
          <w:p w:rsidR="00000000" w:rsidDel="00000000" w:rsidP="00000000" w:rsidRDefault="00000000" w:rsidRPr="00000000" w14:paraId="000002D5">
            <w:pPr>
              <w:spacing w:line="276" w:lineRule="auto"/>
              <w:jc w:val="center"/>
              <w:rPr>
                <w:sz w:val="22"/>
                <w:szCs w:val="22"/>
              </w:rPr>
            </w:pPr>
            <w:r>
              <w:rPr>
                <w:sz w:val="22"/>
                <w:szCs w:val="22"/>
                <w:rtl w:val="0"/>
              </w:rPr>
              <w:t xml:space="preserve">TLM13</w:t>
            </w:r>
          </w:p>
          <w:p w:rsidR="00000000" w:rsidDel="00000000" w:rsidP="00000000" w:rsidRDefault="00000000" w:rsidRPr="00000000" w14:paraId="000002D6">
            <w:pPr>
              <w:spacing w:line="276" w:lineRule="auto"/>
              <w:jc w:val="center"/>
              <w:rPr>
                <w:sz w:val="22"/>
                <w:szCs w:val="22"/>
              </w:rPr>
            </w:pPr>
            <w:r>
              <w:rPr>
                <w:sz w:val="22"/>
                <w:szCs w:val="22"/>
                <w:rtl w:val="0"/>
              </w:rPr>
              <w:t xml:space="preserve">TLM20</w:t>
            </w:r>
          </w:p>
          <w:p w:rsidR="00000000" w:rsidDel="00000000" w:rsidP="00000000" w:rsidRDefault="00000000" w:rsidRPr="00000000" w14:paraId="000002D7">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D8">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D9">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DA">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D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DC">
            <w:pPr>
              <w:spacing w:line="276" w:lineRule="auto"/>
              <w:jc w:val="center"/>
              <w:rPr>
                <w:b w:val="1"/>
                <w:bCs w:val="1"/>
                <w:sz w:val="22"/>
                <w:szCs w:val="22"/>
              </w:rPr>
            </w:pPr>
            <w:r>
              <w:rPr>
                <w:b w:val="1"/>
                <w:bCs w:val="1"/>
                <w:sz w:val="22"/>
                <w:szCs w:val="22"/>
                <w:rtl w:val="0"/>
              </w:rPr>
              <w:t xml:space="preserve">Buổi 14 &amp; 15</w:t>
            </w:r>
          </w:p>
        </w:tc>
        <w:tc>
          <w:tcPr>
            <w:gridSpan w:val="3"/>
            <w:shd w:fill="ffffff" w:val="cle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Sessions 14 &amp; 15: Presentation &amp; Plan Defense (Interview/Q&amp;A)</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1. Students role-play as KAM Directors </w:t>
            </w:r>
            <w:del w:id="9019" w:author="Claude" w:date="2026-09-26T00:00:00Z">
              <w:r>
                <w:rPr>
                  <w:sz w:val="22"/>
                  <w:szCs w:val="22"/>
                  <w:rtl w:val="0"/>
                </w:rPr>
                <w:delText xml:space="preserve">presenting their KAP projects</w:delText>
              </w:r>
            </w:del>
            <w:ins w:id="9020" w:author="Claude" w:date="2026-09-26T00:00:00Z">
              <w:r>
                <w:rPr>
                  <w:sz w:val="22"/>
                  <w:szCs w:val="22"/>
                  <w:rtl w:val="0"/>
                </w:rPr>
                <w:t xml:space="preserve">presenting their Stakeholder Management Plans (built around the KAP)</w:t>
              </w:r>
            </w:ins>
            <w:r>
              <w:rPr>
                <w:sz w:val="22"/>
                <w:szCs w:val="22"/>
                <w:rtl w:val="0"/>
              </w:rPr>
              <w:t xml:space="preserve"> to the "Customer Board" (Instructors)</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76" w:lineRule="auto"/>
              <w:rPr>
                <w:b w:val="1"/>
                <w:bCs w:val="1"/>
                <w:sz w:val="22"/>
                <w:szCs w:val="22"/>
              </w:rPr>
            </w:pPr>
            <w:r>
              <w:rPr>
                <w:sz w:val="22"/>
                <w:szCs w:val="22"/>
                <w:rtl w:val="0"/>
              </w:rPr>
              <w:t xml:space="preserve">2. Defending financial logic and touchpoint strategies against direct questioning</w:t>
            </w:r>
            <w:r>
              <w:rPr>
                <w:b w:val="1"/>
                <w:bCs w:val="1"/>
                <w:sz w:val="22"/>
                <w:szCs w:val="22"/>
                <w:rtl w:val="0"/>
              </w:rPr>
              <w:tab/>
            </w:r>
          </w:p>
        </w:tc>
        <w:tc>
          <w:tcPr>
            <w:gridSpan w:val="3"/>
            <w:shd w:fill="ffffff" w:val="clear"/>
            <w:vAlign w:val="center"/>
          </w:tcPr>
          <w:p w:rsidR="00000000" w:rsidDel="00000000" w:rsidP="00000000" w:rsidRDefault="00000000" w:rsidRPr="00000000" w14:paraId="000002E2">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E3">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E4">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E5">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E6">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E7">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E8">
            <w:pPr>
              <w:spacing w:after="60" w:before="60"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EB">
            <w:pPr>
              <w:spacing w:line="276" w:lineRule="auto"/>
              <w:jc w:val="center"/>
              <w:rPr>
                <w:sz w:val="22"/>
                <w:szCs w:val="22"/>
              </w:rPr>
            </w:pPr>
            <w:r>
              <w:rPr>
                <w:sz w:val="22"/>
                <w:szCs w:val="22"/>
                <w:rtl w:val="0"/>
              </w:rPr>
              <w:t xml:space="preserve">TLM1</w:t>
            </w:r>
          </w:p>
          <w:p w:rsidR="00000000" w:rsidDel="00000000" w:rsidP="00000000" w:rsidRDefault="00000000" w:rsidRPr="00000000" w14:paraId="000002EC">
            <w:pPr>
              <w:spacing w:line="276" w:lineRule="auto"/>
              <w:jc w:val="center"/>
              <w:rPr>
                <w:sz w:val="22"/>
                <w:szCs w:val="22"/>
              </w:rPr>
            </w:pPr>
            <w:r>
              <w:rPr>
                <w:sz w:val="22"/>
                <w:szCs w:val="22"/>
                <w:rtl w:val="0"/>
              </w:rPr>
              <w:t xml:space="preserve">TLM2</w:t>
            </w:r>
          </w:p>
          <w:p w:rsidR="00000000" w:rsidDel="00000000" w:rsidP="00000000" w:rsidRDefault="00000000" w:rsidRPr="00000000" w14:paraId="000002ED">
            <w:pPr>
              <w:spacing w:line="276" w:lineRule="auto"/>
              <w:jc w:val="center"/>
              <w:rPr>
                <w:sz w:val="22"/>
                <w:szCs w:val="22"/>
              </w:rPr>
            </w:pPr>
            <w:r>
              <w:rPr>
                <w:sz w:val="22"/>
                <w:szCs w:val="22"/>
                <w:rtl w:val="0"/>
              </w:rPr>
              <w:t xml:space="preserve">TLM3</w:t>
            </w:r>
          </w:p>
          <w:p w:rsidR="00000000" w:rsidDel="00000000" w:rsidP="00000000" w:rsidRDefault="00000000" w:rsidRPr="00000000" w14:paraId="000002EE">
            <w:pPr>
              <w:spacing w:line="276" w:lineRule="auto"/>
              <w:jc w:val="center"/>
              <w:rPr>
                <w:sz w:val="22"/>
                <w:szCs w:val="22"/>
              </w:rPr>
            </w:pPr>
            <w:r>
              <w:rPr>
                <w:sz w:val="22"/>
                <w:szCs w:val="22"/>
                <w:rtl w:val="0"/>
              </w:rPr>
              <w:t xml:space="preserve">TLM8</w:t>
            </w:r>
          </w:p>
          <w:p w:rsidR="00000000" w:rsidDel="00000000" w:rsidP="00000000" w:rsidRDefault="00000000" w:rsidRPr="00000000" w14:paraId="000002EF">
            <w:pPr>
              <w:spacing w:line="276" w:lineRule="auto"/>
              <w:jc w:val="center"/>
              <w:rPr>
                <w:sz w:val="22"/>
                <w:szCs w:val="22"/>
              </w:rPr>
            </w:pPr>
            <w:r>
              <w:rPr>
                <w:sz w:val="22"/>
                <w:szCs w:val="22"/>
                <w:rtl w:val="0"/>
              </w:rPr>
              <w:t xml:space="preserve">TLM11</w:t>
            </w:r>
          </w:p>
          <w:p w:rsidR="00000000" w:rsidDel="00000000" w:rsidP="00000000" w:rsidRDefault="00000000" w:rsidRPr="00000000" w14:paraId="000002F0">
            <w:pPr>
              <w:spacing w:line="276" w:lineRule="auto"/>
              <w:jc w:val="center"/>
              <w:rPr>
                <w:sz w:val="22"/>
                <w:szCs w:val="22"/>
              </w:rPr>
            </w:pPr>
            <w:r>
              <w:rPr>
                <w:sz w:val="22"/>
                <w:szCs w:val="22"/>
                <w:rtl w:val="0"/>
              </w:rPr>
              <w:t xml:space="preserve">TLM12</w:t>
            </w:r>
          </w:p>
          <w:p w:rsidR="00000000" w:rsidDel="00000000" w:rsidP="00000000" w:rsidRDefault="00000000" w:rsidRPr="00000000" w14:paraId="000002F1">
            <w:pPr>
              <w:spacing w:line="276" w:lineRule="auto"/>
              <w:jc w:val="center"/>
              <w:rPr>
                <w:sz w:val="22"/>
                <w:szCs w:val="22"/>
              </w:rPr>
            </w:pPr>
            <w:r>
              <w:rPr>
                <w:sz w:val="22"/>
                <w:szCs w:val="22"/>
                <w:rtl w:val="0"/>
              </w:rPr>
              <w:t xml:space="preserve">TLM13</w:t>
            </w:r>
          </w:p>
          <w:p w:rsidR="00000000" w:rsidDel="00000000" w:rsidP="00000000" w:rsidRDefault="00000000" w:rsidRPr="00000000" w14:paraId="000002F2">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F3">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F4">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F5">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F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07" w:hRule="atLeast"/>
          <w:tblHeader w:val="1"/>
        </w:trPr>
        <w:tc>
          <w:tcPr>
            <w:gridSpan w:val="9"/>
            <w:shd w:fill="ffffff" w:val="clear"/>
            <w:vAlign w:val="center"/>
          </w:tcPr>
          <w:p w:rsidR="00000000" w:rsidDel="00000000" w:rsidP="00000000" w:rsidRDefault="00000000" w:rsidRPr="00000000" w14:paraId="000002F7">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Phương pháp đánh giá học phần:</w:t>
            </w:r>
          </w:p>
        </w:tc>
      </w:tr>
      <w:tr>
        <w:trPr>
          <w:cantSplit w:val="0"/>
          <w:trHeight w:val="411" w:hRule="atLeast"/>
          <w:tblHeader w:val="1"/>
        </w:trPr>
        <w:tc>
          <w:tcPr>
            <w:gridSpan w:val="2"/>
            <w:shd w:fill="ffffff" w:val="clear"/>
            <w:vAlign w:val="center"/>
          </w:tcPr>
          <w:p w:rsidR="00000000" w:rsidDel="00000000" w:rsidP="00000000" w:rsidRDefault="00000000" w:rsidRPr="00000000" w14:paraId="00000300">
            <w:pPr>
              <w:pStyle w:val="Heading1"/>
              <w:spacing w:before="0" w:line="360" w:lineRule="auto"/>
              <w:jc w:val="center"/>
              <w:rPr>
                <w:sz w:val="26"/>
                <w:szCs w:val="26"/>
              </w:rPr>
            </w:pPr>
            <w:r>
              <w:rPr>
                <w:sz w:val="26"/>
                <w:szCs w:val="26"/>
                <w:rtl w:val="0"/>
              </w:rPr>
              <w:t xml:space="preserve">Điểm thành phần, trọng số</w:t>
            </w:r>
          </w:p>
        </w:tc>
        <w:tc>
          <w:tcPr>
            <w:gridSpan w:val="6"/>
            <w:shd w:fill="ffffff" w:val="clear"/>
            <w:vAlign w:val="center"/>
          </w:tcPr>
          <w:p w:rsidR="00000000" w:rsidDel="00000000" w:rsidP="00000000" w:rsidRDefault="00000000" w:rsidRPr="00000000" w14:paraId="00000302">
            <w:pPr>
              <w:spacing w:line="360" w:lineRule="auto"/>
              <w:jc w:val="center"/>
              <w:rPr>
                <w:b w:val="1"/>
                <w:bCs w:val="1"/>
                <w:sz w:val="26"/>
                <w:szCs w:val="26"/>
              </w:rPr>
            </w:pPr>
            <w:r>
              <w:rPr>
                <w:b w:val="1"/>
                <w:bCs w:val="1"/>
                <w:sz w:val="26"/>
                <w:szCs w:val="26"/>
                <w:rtl w:val="0"/>
              </w:rPr>
              <w:t xml:space="preserve">Nội dung/ hình thức đánh giá, trọng số (%)</w:t>
            </w:r>
          </w:p>
        </w:tc>
        <w:tc>
          <w:tcPr>
            <w:shd w:fill="ffffff" w:val="clear"/>
            <w:vAlign w:val="center"/>
          </w:tcPr>
          <w:p w:rsidR="00000000" w:rsidDel="00000000" w:rsidP="00000000" w:rsidRDefault="00000000" w:rsidRPr="00000000" w14:paraId="00000308">
            <w:pPr>
              <w:spacing w:line="360" w:lineRule="auto"/>
              <w:jc w:val="center"/>
              <w:rPr>
                <w:b w:val="1"/>
                <w:bCs w:val="1"/>
                <w:sz w:val="26"/>
                <w:szCs w:val="26"/>
              </w:rPr>
            </w:pPr>
            <w:r>
              <w:rPr>
                <w:b w:val="1"/>
                <w:bCs w:val="1"/>
                <w:sz w:val="26"/>
                <w:szCs w:val="26"/>
                <w:rtl w:val="0"/>
              </w:rPr>
              <w:t xml:space="preserve">Đóng góp vào CĐR học phần (CLOs)</w:t>
            </w:r>
          </w:p>
        </w:tc>
      </w:tr>
      <w:tr>
        <w:trPr>
          <w:cantSplit w:val="0"/>
          <w:trHeight w:val="342" w:hRule="atLeast"/>
          <w:tblHeader w:val="1"/>
        </w:trPr>
        <w:tc>
          <w:tcPr>
            <w:gridSpan w:val="2"/>
            <w:vMerge w:val="restart"/>
            <w:shd w:fill="ffffff" w:val="clear"/>
            <w:vAlign w:val="cente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F1. Điểm quá trình (30%)</w:t>
            </w:r>
          </w:p>
        </w:tc>
        <w:tc>
          <w:tcPr>
            <w:gridSpan w:val="6"/>
            <w:shd w:fill="ffffff" w:val="cle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360" w:lineRule="auto"/>
              <w:ind w:right="124"/>
              <w:jc w:val="both"/>
              <w:rPr>
                <w:sz w:val="26"/>
                <w:szCs w:val="26"/>
              </w:rPr>
            </w:pPr>
            <w:r>
              <w:rPr>
                <w:sz w:val="26"/>
                <w:szCs w:val="26"/>
                <w:rtl w:val="0"/>
              </w:rPr>
              <w:t xml:space="preserve">AM1 – Đánh giá chuyên cần (Attendance Check) (10%)</w:t>
            </w:r>
          </w:p>
        </w:tc>
        <w:tc>
          <w:tcPr>
            <w:vMerge w:val="restart"/>
            <w:shd w:fill="ffffff" w:val="clear"/>
          </w:tcPr>
          <w:p w:rsidR="00000000" w:rsidDel="00000000" w:rsidP="00000000" w:rsidRDefault="00000000" w:rsidRPr="00000000" w14:paraId="00000311">
            <w:pPr>
              <w:widowControl w:val="0"/>
              <w:spacing w:after="60" w:before="60" w:lineRule="auto"/>
              <w:jc w:val="center"/>
              <w:rPr>
                <w:sz w:val="26"/>
                <w:szCs w:val="26"/>
              </w:rPr>
            </w:pPr>
            <w:r>
              <w:rPr>
                <w:sz w:val="26"/>
                <w:szCs w:val="26"/>
                <w:rtl w:val="0"/>
              </w:rPr>
              <w:t xml:space="preserve">CLO2</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360" w:lineRule="auto"/>
              <w:jc w:val="center"/>
              <w:rPr>
                <w:sz w:val="26"/>
                <w:szCs w:val="26"/>
              </w:rPr>
            </w:pPr>
            <w:r>
              <w:rPr>
                <w:sz w:val="26"/>
                <w:szCs w:val="26"/>
                <w:rtl w:val="0"/>
              </w:rPr>
              <w:t xml:space="preserve">CLO3</w:t>
            </w:r>
          </w:p>
        </w:tc>
      </w:tr>
      <w:tr>
        <w:trPr>
          <w:cantSplit w:val="0"/>
          <w:trHeight w:val="342" w:hRule="atLeast"/>
          <w:tblHeader w:val="1"/>
        </w:trPr>
        <w:tc>
          <w:tcPr>
            <w:gridSpan w:val="2"/>
            <w:vMerge w:val="continue"/>
            <w:shd w:fill="ffffff" w:val="cle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gridSpan w:val="6"/>
            <w:shd w:fill="ffffff" w:val="clear"/>
          </w:tcPr>
          <w:p w:rsidR="00000000" w:rsidDel="00000000" w:rsidP="00000000" w:rsidRDefault="00000000" w:rsidRPr="00000000" w14:paraId="00000315">
            <w:pPr>
              <w:widowControl w:val="0"/>
              <w:spacing w:after="60" w:before="60" w:lineRule="auto"/>
              <w:ind w:right="124"/>
              <w:jc w:val="both"/>
              <w:rPr>
                <w:sz w:val="26"/>
                <w:szCs w:val="26"/>
              </w:rPr>
            </w:pPr>
            <w:r>
              <w:rPr>
                <w:sz w:val="26"/>
                <w:szCs w:val="26"/>
                <w:rtl w:val="0"/>
              </w:rPr>
              <w:t xml:space="preserve">AM2 – Bài tập (Work Assignment) (20%)</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360" w:lineRule="auto"/>
              <w:ind w:right="124"/>
              <w:jc w:val="both"/>
              <w:rPr>
                <w:strike w:val="1"/>
                <w:sz w:val="26"/>
                <w:szCs w:val="26"/>
              </w:rPr>
            </w:pPr>
            <w:r>
              <w:rPr>
                <w:rtl w:val="0"/>
              </w:rPr>
            </w:r>
          </w:p>
        </w:tc>
        <w:tc>
          <w:tcPr>
            <w:vMerge w:val="continue"/>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sz w:val="26"/>
                <w:szCs w:val="26"/>
              </w:rPr>
            </w:pPr>
            <w:r>
              <w:rPr>
                <w:rtl w:val="0"/>
              </w:rPr>
            </w:r>
          </w:p>
        </w:tc>
      </w:tr>
      <w:tr>
        <w:trPr>
          <w:cantSplit w:val="0"/>
          <w:trHeight w:val="235" w:hRule="atLeast"/>
          <w:tblHeader w:val="1"/>
        </w:trPr>
        <w:tc>
          <w:tcPr>
            <w:gridSpan w:val="2"/>
            <w:shd w:fill="ffffff" w:val="clear"/>
            <w:vAlign w:val="cente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F2. Điểm giữa kỳ (20%)</w:t>
            </w:r>
          </w:p>
        </w:tc>
        <w:tc>
          <w:tcPr>
            <w:gridSpan w:val="6"/>
            <w:shd w:fill="ffffff" w:val="clear"/>
            <w:vAlign w:val="center"/>
          </w:tcPr>
          <w:p w:rsidR="00000000" w:rsidDel="00000000" w:rsidP="00000000" w:rsidRDefault="00000000" w:rsidRPr="00000000" w14:paraId="0000031F">
            <w:pPr>
              <w:spacing w:line="360" w:lineRule="auto"/>
              <w:ind w:right="124"/>
              <w:rPr>
                <w:sz w:val="26"/>
                <w:szCs w:val="26"/>
              </w:rPr>
            </w:pPr>
            <w:r>
              <w:rPr>
                <w:sz w:val="26"/>
                <w:szCs w:val="26"/>
                <w:rtl w:val="0"/>
              </w:rPr>
              <w:t xml:space="preserve">AM3 – Thuyết trình (Presentation)</w:t>
            </w:r>
          </w:p>
          <w:p w:rsidR="00000000" w:rsidDel="00000000" w:rsidP="00000000" w:rsidRDefault="00000000" w:rsidRPr="00000000" w14:paraId="00000320">
            <w:pPr>
              <w:spacing w:line="360" w:lineRule="auto"/>
              <w:ind w:right="124"/>
              <w:rPr>
                <w:sz w:val="26"/>
                <w:szCs w:val="26"/>
              </w:rPr>
            </w:pPr>
            <w:r>
              <w:rPr>
                <w:sz w:val="26"/>
                <w:szCs w:val="26"/>
                <w:rtl w:val="0"/>
              </w:rPr>
              <w:t xml:space="preserve">AM9 – Đánh giá làm việc nhóm (Teamwork Assessment)</w:t>
            </w:r>
          </w:p>
        </w:tc>
        <w:tc>
          <w:tcPr>
            <w:shd w:fill="ffffff" w:val="clear"/>
            <w:vAlign w:val="center"/>
          </w:tcPr>
          <w:p w:rsidR="00000000" w:rsidDel="00000000" w:rsidP="00000000" w:rsidRDefault="00000000" w:rsidRPr="00000000" w14:paraId="00000326">
            <w:pPr>
              <w:widowControl w:val="0"/>
              <w:spacing w:after="60" w:before="60" w:lineRule="auto"/>
              <w:jc w:val="center"/>
              <w:rPr>
                <w:sz w:val="26"/>
                <w:szCs w:val="26"/>
              </w:rPr>
            </w:pPr>
            <w:r>
              <w:rPr>
                <w:sz w:val="26"/>
                <w:szCs w:val="26"/>
                <w:rtl w:val="0"/>
              </w:rPr>
              <w:t xml:space="preserve">CLO4</w:t>
            </w:r>
          </w:p>
          <w:p w:rsidR="00000000" w:rsidDel="00000000" w:rsidP="00000000" w:rsidRDefault="00000000" w:rsidRPr="00000000" w14:paraId="00000327">
            <w:pPr>
              <w:widowControl w:val="0"/>
              <w:spacing w:after="60" w:before="60" w:lineRule="auto"/>
              <w:jc w:val="center"/>
              <w:rPr>
                <w:sz w:val="26"/>
                <w:szCs w:val="26"/>
              </w:rPr>
            </w:pPr>
            <w:r>
              <w:rPr>
                <w:sz w:val="26"/>
                <w:szCs w:val="26"/>
                <w:rtl w:val="0"/>
              </w:rPr>
              <w:t xml:space="preserve">CLO5</w:t>
            </w:r>
          </w:p>
          <w:p w:rsidR="00000000" w:rsidDel="00000000" w:rsidP="00000000" w:rsidRDefault="00000000" w:rsidRPr="00000000" w14:paraId="00000328">
            <w:pPr>
              <w:widowControl w:val="0"/>
              <w:spacing w:after="60" w:before="60" w:lineRule="auto"/>
              <w:jc w:val="center"/>
              <w:rPr>
                <w:sz w:val="26"/>
                <w:szCs w:val="26"/>
              </w:rPr>
            </w:pPr>
            <w:r>
              <w:rPr>
                <w:sz w:val="26"/>
                <w:szCs w:val="26"/>
                <w:rtl w:val="0"/>
              </w:rPr>
              <w:t xml:space="preserve">CLO6</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360" w:lineRule="auto"/>
              <w:jc w:val="center"/>
              <w:rPr>
                <w:sz w:val="26"/>
                <w:szCs w:val="26"/>
              </w:rPr>
            </w:pPr>
            <w:r>
              <w:rPr>
                <w:sz w:val="26"/>
                <w:szCs w:val="26"/>
                <w:rtl w:val="0"/>
              </w:rPr>
              <w:t xml:space="preserve">CLO7</w:t>
            </w:r>
          </w:p>
        </w:tc>
      </w:tr>
      <w:tr>
        <w:trPr>
          <w:cantSplit w:val="0"/>
          <w:trHeight w:val="57" w:hRule="atLeast"/>
          <w:tblHeader w:val="1"/>
        </w:trPr>
        <w:tc>
          <w:tcPr>
            <w:gridSpan w:val="2"/>
            <w:shd w:fill="ffffff" w:val="clear"/>
            <w:vAlign w:val="cente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S. Điểm thi cuối kỳ (50%)</w:t>
            </w:r>
          </w:p>
        </w:tc>
        <w:tc>
          <w:tcPr>
            <w:gridSpan w:val="6"/>
            <w:shd w:fill="ffffff" w:val="clear"/>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line="360" w:lineRule="auto"/>
              <w:ind w:right="124"/>
              <w:jc w:val="both"/>
              <w:rPr>
                <w:sz w:val="26"/>
                <w:szCs w:val="26"/>
              </w:rPr>
            </w:pPr>
            <w:del w:id="9021" w:author="Claude" w:date="2026-09-26T00:00:00Z">
              <w:r>
                <w:rPr>
                  <w:sz w:val="26"/>
                  <w:szCs w:val="26"/>
                  <w:rtl w:val="0"/>
                </w:rPr>
                <w:delText xml:space="preserve">AM7 – Tiểu luận (Essay)</w:delText>
              </w:r>
            </w:del>
            <w:ins w:id="9022" w:author="Claude" w:date="2026-09-26T00:00:00Z">
              <w:r>
                <w:rPr>
                  <w:sz w:val="26"/>
                  <w:szCs w:val="26"/>
                  <w:rtl w:val="0"/>
                </w:rPr>
                <w:t xml:space="preserve">AM7 – Tiểu luận (Essay): Kế hoạch quản trị các bên liên quan (Stakeholder Management Plan) theo nhóm, bảo vệ và phản biện trực tiếp</w:t>
              </w:r>
            </w:ins>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360" w:lineRule="auto"/>
              <w:ind w:right="124"/>
              <w:jc w:val="both"/>
              <w:rPr>
                <w:sz w:val="26"/>
                <w:szCs w:val="26"/>
              </w:rPr>
            </w:pPr>
            <w:r>
              <w:rPr>
                <w:sz w:val="26"/>
                <w:szCs w:val="26"/>
                <w:rtl w:val="0"/>
              </w:rPr>
              <w:t xml:space="preserve">AM9 – Đánh giá làm việc nhóm (Teamwork Assessment)</w:t>
            </w:r>
          </w:p>
        </w:tc>
        <w:tc>
          <w:tcPr>
            <w:shd w:fill="ffffff" w:val="clear"/>
            <w:vAlign w:val="center"/>
          </w:tcPr>
          <w:p w:rsidR="00000000" w:rsidDel="00000000" w:rsidP="00000000" w:rsidRDefault="00000000" w:rsidRPr="00000000" w14:paraId="00000333">
            <w:pPr>
              <w:widowControl w:val="0"/>
              <w:spacing w:after="60" w:before="60" w:lineRule="auto"/>
              <w:jc w:val="center"/>
              <w:rPr>
                <w:sz w:val="26"/>
                <w:szCs w:val="26"/>
              </w:rPr>
            </w:pPr>
            <w:r>
              <w:rPr>
                <w:sz w:val="26"/>
                <w:szCs w:val="26"/>
                <w:rtl w:val="0"/>
              </w:rPr>
              <w:t xml:space="preserve">CLO8</w:t>
            </w:r>
          </w:p>
          <w:p w:rsidR="00000000" w:rsidDel="00000000" w:rsidP="00000000" w:rsidRDefault="00000000" w:rsidRPr="00000000" w14:paraId="00000334">
            <w:pPr>
              <w:widowControl w:val="0"/>
              <w:spacing w:after="60" w:before="60" w:lineRule="auto"/>
              <w:jc w:val="center"/>
              <w:rPr>
                <w:sz w:val="26"/>
                <w:szCs w:val="26"/>
              </w:rPr>
            </w:pPr>
            <w:r>
              <w:rPr>
                <w:sz w:val="26"/>
                <w:szCs w:val="26"/>
                <w:rtl w:val="0"/>
              </w:rPr>
              <w:t xml:space="preserve">CLO9</w:t>
            </w:r>
          </w:p>
        </w:tc>
      </w:tr>
      <w:tr>
        <w:trPr>
          <w:cantSplit w:val="0"/>
          <w:trHeight w:val="431" w:hRule="atLeast"/>
          <w:tblHeader w:val="0"/>
        </w:trPr>
        <w:tc>
          <w:tcPr>
            <w:gridSpan w:val="9"/>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35">
            <w:pPr>
              <w:tabs>
                <w:tab w:val="center" w:leader="none" w:pos="5760"/>
              </w:tabs>
              <w:spacing w:line="360" w:lineRule="auto"/>
              <w:jc w:val="both"/>
              <w:rPr>
                <w:sz w:val="26"/>
                <w:szCs w:val="26"/>
              </w:rPr>
            </w:pPr>
            <w:r>
              <w:rPr>
                <w:i w:val="1"/>
                <w:iCs w:val="1"/>
                <w:sz w:val="26"/>
                <w:szCs w:val="26"/>
                <w:rtl w:val="0"/>
              </w:rPr>
              <w:t xml:space="preserve"> </w:t>
            </w:r>
            <w:r>
              <w:rPr>
                <w:color w:val="000000"/>
                <w:sz w:val="26"/>
                <w:szCs w:val="26"/>
                <w:rtl w:val="0"/>
              </w:rPr>
              <w:t xml:space="preserve">Rubrics: Checklist đánh giá toàn học phần tham khảo phụ lục.</w:t>
            </w:r>
            <w:r>
              <w:rPr>
                <w:rtl w:val="0"/>
              </w:rPr>
            </w:r>
          </w:p>
        </w:tc>
      </w:tr>
      <w:tr>
        <w:trPr>
          <w:cantSplit w:val="0"/>
          <w:trHeight w:val="257" w:hRule="atLeast"/>
          <w:tblHeader w:val="0"/>
        </w:trPr>
        <w:tc>
          <w:tcPr>
            <w:gridSpan w:val="9"/>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33E">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Tài liệu phục vụ học phần:</w:t>
            </w:r>
          </w:p>
        </w:tc>
      </w:tr>
      <w:tr>
        <w:trPr>
          <w:cantSplit w:val="0"/>
          <w:trHeight w:val="1124" w:hRule="atLeast"/>
          <w:tblHeader w:val="0"/>
        </w:trPr>
        <w:tc>
          <w:tcPr>
            <w:gridSpan w:val="3"/>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347">
            <w:pPr>
              <w:tabs>
                <w:tab w:val="left" w:leader="none" w:pos="792"/>
                <w:tab w:val="left" w:leader="none" w:pos="1080"/>
                <w:tab w:val="left" w:leader="none" w:pos="1260"/>
                <w:tab w:val="left" w:leader="none" w:pos="1800"/>
                <w:tab w:val="left" w:leader="none" w:pos="2520"/>
                <w:tab w:val="left" w:leader="none" w:pos="2880"/>
                <w:tab w:val="right" w:leader="none" w:pos="7920"/>
              </w:tabs>
              <w:spacing w:line="360" w:lineRule="auto"/>
              <w:ind w:left="72" w:firstLine="0"/>
              <w:rPr>
                <w:sz w:val="26"/>
                <w:szCs w:val="26"/>
              </w:rPr>
            </w:pPr>
            <w:r>
              <w:rPr>
                <w:sz w:val="26"/>
                <w:szCs w:val="26"/>
                <w:rtl w:val="0"/>
              </w:rPr>
              <w:t xml:space="preserve">Tài liệu/giáo trình chính</w:t>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5760"/>
              </w:tabs>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học tập học phần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Stakeholders Management for Events – Lưu hành nội bộ của UEF (sử dụng khi có quyết định công nhận và cho phép xuất bản)</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5760"/>
              </w:tabs>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Van Niekerk, M., &amp; Getz, D. (2019). </w:t>
            </w:r>
            <w:del w:id="9053" w:author="Claude" w:date="2026-09-26T00: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Event stakeholders. NXB Oxford</w:delText>
              </w:r>
            </w:del>
            <w:ins w:id="9054" w:author="Claude" w:date="2026-09-26T00: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Event stakeholders: Theory and methods for event management and tourism. NXB Oxford</w:t>
              </w:r>
            </w:ins>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Goodfellow Publishers.</w:t>
            </w:r>
          </w:p>
        </w:tc>
      </w:tr>
      <w:tr>
        <w:trPr>
          <w:cantSplit w:val="0"/>
          <w:trHeight w:val="800" w:hRule="atLeast"/>
          <w:tblHeader w:val="0"/>
        </w:trPr>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51">
            <w:pPr>
              <w:tabs>
                <w:tab w:val="left" w:leader="none" w:pos="792"/>
                <w:tab w:val="left" w:leader="none" w:pos="1080"/>
                <w:tab w:val="left" w:leader="none" w:pos="1260"/>
                <w:tab w:val="left" w:leader="none" w:pos="1800"/>
                <w:tab w:val="left" w:leader="none" w:pos="2520"/>
                <w:tab w:val="left" w:leader="none" w:pos="2880"/>
                <w:tab w:val="right" w:leader="none" w:pos="7920"/>
              </w:tabs>
              <w:spacing w:line="360" w:lineRule="auto"/>
              <w:ind w:left="72" w:firstLine="0"/>
              <w:rPr>
                <w:sz w:val="26"/>
                <w:szCs w:val="26"/>
              </w:rPr>
            </w:pPr>
            <w:r>
              <w:rPr>
                <w:sz w:val="26"/>
                <w:szCs w:val="26"/>
                <w:rtl w:val="0"/>
              </w:rPr>
              <w:t xml:space="preserve">Tài liệu tham khảo/bổ sung</w:t>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4">
            <w:pPr>
              <w:numPr>
                <w:ilvl w:val="0"/>
                <w:numId w:val="3"/>
              </w:numPr>
              <w:pBdr>
                <w:top w:space="0" w:sz="0" w:val="nil"/>
                <w:left w:space="0" w:sz="0" w:val="nil"/>
                <w:bottom w:space="0" w:sz="0" w:val="nil"/>
                <w:right w:space="0" w:sz="0" w:val="nil"/>
                <w:between w:space="0" w:sz="0" w:val="nil"/>
              </w:pBdr>
              <w:spacing w:line="360" w:lineRule="auto"/>
              <w:ind w:left="720" w:hanging="360"/>
              <w:jc w:val="both"/>
              <w:rPr>
                <w:color w:val="000000"/>
                <w:sz w:val="26"/>
                <w:szCs w:val="26"/>
              </w:rPr>
            </w:pPr>
            <w:r>
              <w:rPr>
                <w:color w:val="000000"/>
                <w:sz w:val="26"/>
                <w:szCs w:val="26"/>
                <w:rtl w:val="0"/>
              </w:rPr>
              <w:t xml:space="preserve">Tài liệu, slides bài giảng do giảng viên cung cấp</w:t>
            </w:r>
          </w:p>
          <w:p w:rsidR="00000000" w:rsidDel="00000000" w:rsidP="00000000" w:rsidRDefault="00000000" w:rsidRPr="00000000" w14:paraId="00000355">
            <w:pPr>
              <w:numPr>
                <w:ilvl w:val="0"/>
                <w:numId w:val="3"/>
              </w:numPr>
              <w:pBdr>
                <w:top w:space="0" w:sz="0" w:val="nil"/>
                <w:left w:space="0" w:sz="0" w:val="nil"/>
                <w:bottom w:space="0" w:sz="0" w:val="nil"/>
                <w:right w:space="0" w:sz="0" w:val="nil"/>
                <w:between w:space="0" w:sz="0" w:val="nil"/>
              </w:pBdr>
              <w:spacing w:line="360" w:lineRule="auto"/>
              <w:ind w:left="720" w:hanging="360"/>
              <w:jc w:val="both"/>
              <w:rPr>
                <w:sz w:val="26"/>
                <w:szCs w:val="26"/>
              </w:rPr>
            </w:pPr>
            <w:r>
              <w:rPr>
                <w:sz w:val="26"/>
                <w:szCs w:val="26"/>
                <w:rtl w:val="0"/>
              </w:rPr>
              <w:t xml:space="preserve">Jake Holloway, David Bryde (2016). </w:t>
            </w:r>
            <w:hyperlink r:id="rId7">
              <w:r>
                <w:rPr>
                  <w:sz w:val="26"/>
                  <w:szCs w:val="26"/>
                  <w:u w:val="single"/>
                  <w:rtl w:val="0"/>
                </w:rPr>
                <w:t xml:space="preserve">A Practical Guide to Dealing with Difficult Stakeholders</w:t>
              </w:r>
            </w:hyperlink>
            <w:r>
              <w:rPr>
                <w:sz w:val="26"/>
                <w:szCs w:val="26"/>
                <w:rtl w:val="0"/>
              </w:rPr>
              <w:t xml:space="preserve">. NXB Taylor and Francis. </w:t>
            </w:r>
          </w:p>
          <w:p w:rsidR="00000000" w:rsidDel="00000000" w:rsidP="00000000" w:rsidRDefault="00000000" w:rsidRPr="00000000" w14:paraId="00000356">
            <w:pPr>
              <w:numPr>
                <w:ilvl w:val="0"/>
                <w:numId w:val="3"/>
              </w:numPr>
              <w:pBdr>
                <w:top w:space="0" w:sz="0" w:val="nil"/>
                <w:left w:space="0" w:sz="0" w:val="nil"/>
                <w:bottom w:space="0" w:sz="0" w:val="nil"/>
                <w:right w:space="0" w:sz="0" w:val="nil"/>
                <w:between w:space="0" w:sz="0" w:val="nil"/>
              </w:pBdr>
              <w:spacing w:line="360" w:lineRule="auto"/>
              <w:ind w:left="720" w:hanging="360"/>
              <w:jc w:val="both"/>
              <w:rPr>
                <w:del w:id="9057" w:author="Claude" w:date="2026-09-26T00:00:00Z"/>
                <w:sz w:val="26"/>
                <w:szCs w:val="26"/>
              </w:rPr>
            </w:pPr>
            <w:del w:id="9056" w:author="Claude" w:date="2026-09-26T00:00:00Z">
              <w:r>
                <w:rPr>
                  <w:sz w:val="26"/>
                  <w:szCs w:val="26"/>
                  <w:rtl w:val="0"/>
                </w:rPr>
                <w:delText xml:space="preserve">Thomas Klikauer (2022). A Global Guide to Human Resource Management: Managing Across Stakeholders. NXB Routledge.</w:delText>
              </w:r>
            </w:del>
          </w:p>
          <w:p w:rsidR="00000000" w:rsidDel="00000000" w:rsidP="00000000" w:rsidRDefault="00000000" w:rsidRPr="00000000" w14:paraId="00000357">
            <w:pPr>
              <w:numPr>
                <w:ilvl w:val="0"/>
                <w:numId w:val="3"/>
              </w:numPr>
              <w:pBdr>
                <w:top w:space="0" w:sz="0" w:val="nil"/>
                <w:left w:space="0" w:sz="0" w:val="nil"/>
                <w:bottom w:space="0" w:sz="0" w:val="nil"/>
                <w:right w:space="0" w:sz="0" w:val="nil"/>
                <w:between w:space="0" w:sz="0" w:val="nil"/>
              </w:pBdr>
              <w:spacing w:line="360" w:lineRule="auto"/>
              <w:ind w:left="720" w:hanging="360"/>
              <w:jc w:val="both"/>
              <w:rPr>
                <w:del w:id="9061" w:author="Claude" w:date="2026-09-26T00:00:00Z"/>
                <w:sz w:val="26"/>
                <w:szCs w:val="26"/>
              </w:rPr>
            </w:pPr>
            <w:hyperlink r:id="rId8">
              <w:del w:id="9059" w:author="Claude" w:date="2026-09-26T00:00:00Z">
                <w:r>
                  <w:rPr>
                    <w:sz w:val="26"/>
                    <w:szCs w:val="26"/>
                    <w:u w:val="single"/>
                    <w:rtl w:val="0"/>
                  </w:rPr>
                  <w:delText xml:space="preserve">Professor Donald Getz</w:delText>
                </w:r>
              </w:del>
            </w:hyperlink>
            <w:del w:id="9060" w:author="Claude" w:date="2026-09-26T00:00:00Z">
              <w:r>
                <w:rPr>
                  <w:sz w:val="26"/>
                  <w:szCs w:val="26"/>
                  <w:rtl w:val="0"/>
                </w:rPr>
                <w:delText xml:space="preserve"> (2019). Event Stakeholders: Theory and Methods for Event Management and Tourism (Events Management and Methods). NXB Goodfellow Pub Ltd.</w:delText>
              </w:r>
            </w:del>
          </w:p>
        </w:tc>
      </w:tr>
      <w:tr>
        <w:trPr>
          <w:cantSplit w:val="0"/>
          <w:trHeight w:val="800" w:hRule="atLeast"/>
          <w:tblHeader w:val="0"/>
        </w:trPr>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5D">
            <w:pPr>
              <w:tabs>
                <w:tab w:val="left" w:leader="none" w:pos="792"/>
                <w:tab w:val="left" w:leader="none" w:pos="1080"/>
                <w:tab w:val="left" w:leader="none" w:pos="1260"/>
                <w:tab w:val="left" w:leader="none" w:pos="1800"/>
                <w:tab w:val="left" w:leader="none" w:pos="2520"/>
                <w:tab w:val="left" w:leader="none" w:pos="2880"/>
                <w:tab w:val="right" w:leader="none" w:pos="7920"/>
              </w:tabs>
              <w:spacing w:line="360" w:lineRule="auto"/>
              <w:ind w:left="72" w:firstLine="0"/>
              <w:rPr>
                <w:sz w:val="26"/>
                <w:szCs w:val="26"/>
              </w:rPr>
            </w:pPr>
            <w:r>
              <w:rPr>
                <w:sz w:val="26"/>
                <w:szCs w:val="26"/>
                <w:rtl w:val="0"/>
              </w:rPr>
              <w:t xml:space="preserve">Trang web/ CDs tham khảo</w:t>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https://dspace.uef.edu.vn</w:t>
              </w:r>
            </w:hyperlink>
            <w:r>
              <w:rPr>
                <w:rtl w:val="0"/>
              </w:rPr>
            </w:r>
          </w:p>
          <w:p w:rsidR="00000000" w:rsidDel="00000000" w:rsidP="00000000" w:rsidRDefault="00000000" w:rsidRPr="00000000" w14:paraId="000003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https://www.knowledgehut.com/blog/business-management/plan-stakeholder-management-project-interests-supported-stakeholders</w:t>
              </w:r>
            </w:hyperlink>
            <w:r>
              <w:rPr>
                <w:rtl w:val="0"/>
              </w:rPr>
            </w:r>
          </w:p>
          <w:p w:rsidR="00000000" w:rsidDel="00000000" w:rsidP="00000000" w:rsidRDefault="00000000" w:rsidRPr="00000000" w14:paraId="000003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https://www.wrike.com/blog/how-create-stakeholder-management-plan/</w:t>
              </w:r>
            </w:hyperlink>
            <w:r>
              <w:rPr>
                <w:rtl w:val="0"/>
              </w:rPr>
            </w:r>
          </w:p>
          <w:p w:rsidR="00000000" w:rsidDel="00000000" w:rsidP="00000000" w:rsidRDefault="00000000" w:rsidRPr="00000000" w14:paraId="000003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https://www.darzin.com/stakeholder-management-ultimate-guide/</w:t>
              </w:r>
            </w:hyperlink>
            <w:r>
              <w:rPr>
                <w:rtl w:val="0"/>
              </w:rPr>
            </w:r>
          </w:p>
          <w:p w:rsidR="00000000" w:rsidDel="00000000" w:rsidP="00000000" w:rsidRDefault="00000000" w:rsidRPr="00000000" w14:paraId="000003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https://www.cio.com/article/196244/stakeholder-management-your-plan-for-influencing-project-outcomes.html</w:t>
              </w:r>
            </w:hyperlink>
            <w:r>
              <w:rPr>
                <w:rtl w:val="0"/>
              </w:rPr>
            </w:r>
          </w:p>
        </w:tc>
      </w:tr>
      <w:tr>
        <w:trPr>
          <w:cantSplit w:val="0"/>
          <w:trHeight w:val="409" w:hRule="atLeast"/>
          <w:tblHeader w:val="0"/>
        </w:trPr>
        <w:tc>
          <w:tcPr>
            <w:gridSpan w:val="9"/>
            <w:tcBorders>
              <w:left w:color="000000" w:space="0" w:sz="4" w:val="single"/>
              <w:right w:color="000000" w:space="0" w:sz="4" w:val="single"/>
            </w:tcBorders>
            <w:shd w:fill="ffffff" w:val="clear"/>
            <w:vAlign w:val="center"/>
          </w:tcPr>
          <w:p w:rsidR="00000000" w:rsidDel="00000000" w:rsidP="00000000" w:rsidRDefault="00000000" w:rsidRPr="00000000" w14:paraId="0000036A">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Hướng dẫn người học tự học:</w:t>
            </w:r>
          </w:p>
        </w:tc>
      </w:tr>
      <w:tr>
        <w:trPr>
          <w:cantSplit w:val="0"/>
          <w:trHeight w:val="409" w:hRule="atLeast"/>
          <w:tblHeader w:val="0"/>
        </w:trPr>
        <w:tc>
          <w:tcPr>
            <w:gridSpan w:val="5"/>
            <w:tcBorders>
              <w:left w:color="000000" w:space="0" w:sz="4" w:val="single"/>
              <w:right w:color="000000" w:space="0" w:sz="4" w:val="single"/>
            </w:tcBorders>
            <w:shd w:fill="ffffff" w:val="clear"/>
            <w:vAlign w:val="center"/>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360" w:lineRule="auto"/>
              <w:ind w:left="72" w:firstLine="0"/>
              <w:jc w:val="center"/>
              <w:rPr>
                <w:b w:val="1"/>
                <w:bCs w:val="1"/>
                <w:sz w:val="26"/>
                <w:szCs w:val="26"/>
              </w:rPr>
            </w:pPr>
            <w:r>
              <w:rPr>
                <w:b w:val="1"/>
                <w:bCs w:val="1"/>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360" w:lineRule="auto"/>
              <w:ind w:left="72" w:firstLine="0"/>
              <w:jc w:val="center"/>
              <w:rPr>
                <w:b w:val="1"/>
                <w:bCs w:val="1"/>
                <w:sz w:val="26"/>
                <w:szCs w:val="26"/>
              </w:rPr>
            </w:pPr>
            <w:r>
              <w:rPr>
                <w:b w:val="1"/>
                <w:bCs w:val="1"/>
                <w:sz w:val="26"/>
                <w:szCs w:val="26"/>
                <w:rtl w:val="0"/>
              </w:rPr>
              <w:t xml:space="preserve">Số giờ</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360" w:lineRule="auto"/>
              <w:ind w:left="72" w:firstLine="0"/>
              <w:jc w:val="center"/>
              <w:rPr>
                <w:b w:val="1"/>
                <w:bCs w:val="1"/>
                <w:sz w:val="26"/>
                <w:szCs w:val="26"/>
              </w:rPr>
            </w:pPr>
            <w:r>
              <w:rPr>
                <w:b w:val="1"/>
                <w:bCs w:val="1"/>
                <w:sz w:val="26"/>
                <w:szCs w:val="26"/>
                <w:rtl w:val="0"/>
              </w:rPr>
              <w:t xml:space="preserve">Nhiệm vụ của người học</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line="276" w:lineRule="auto"/>
              <w:rPr>
                <w:sz w:val="22"/>
                <w:szCs w:val="22"/>
              </w:rPr>
            </w:pPr>
            <w:del w:id="9023" w:author="Claude" w:date="2026-09-26T00:00:00Z">
              <w:r>
                <w:rPr>
                  <w:sz w:val="22"/>
                  <w:szCs w:val="22"/>
                  <w:rtl w:val="0"/>
                </w:rPr>
                <w:delText xml:space="preserve">TOPIC 1: General information on stakeholder management </w:delText>
              </w:r>
            </w:del>
            <w:ins w:id="9024" w:author="Claude" w:date="2026-09-26T00:00:00Z">
              <w:r>
                <w:rPr>
                  <w:sz w:val="22"/>
                  <w:szCs w:val="22"/>
                  <w:rtl w:val="0"/>
                </w:rPr>
                <w:t xml:space="preserve">TOPIC 1: The external stakeholder ecosystem in events (Session 1)</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line="276" w:lineRule="auto"/>
              <w:ind w:left="72" w:firstLine="0"/>
              <w:jc w:val="both"/>
              <w:rPr>
                <w:sz w:val="22"/>
                <w:szCs w:val="22"/>
              </w:rPr>
            </w:pPr>
            <w:r>
              <w:rPr>
                <w:sz w:val="22"/>
                <w:szCs w:val="22"/>
                <w:rtl w:val="0"/>
              </w:rPr>
              <w:t xml:space="preserve">Đọc giáo trình và làm các bài tập được giao.</w:t>
            </w:r>
          </w:p>
          <w:p w:rsidR="00000000" w:rsidDel="00000000" w:rsidP="00000000" w:rsidRDefault="00000000" w:rsidRPr="00000000" w14:paraId="00000383">
            <w:pPr>
              <w:spacing w:line="276" w:lineRule="auto"/>
              <w:jc w:val="both"/>
              <w:rPr>
                <w:sz w:val="22"/>
                <w:szCs w:val="22"/>
              </w:rPr>
            </w:pPr>
            <w:r>
              <w:rPr>
                <w:sz w:val="22"/>
                <w:szCs w:val="22"/>
                <w:rtl w:val="0"/>
              </w:rPr>
              <w:t xml:space="preserve">Luyện nghe các bài tăng cường tại nhà.</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line="276" w:lineRule="auto"/>
              <w:ind w:right="-79"/>
              <w:rPr>
                <w:sz w:val="22"/>
                <w:szCs w:val="22"/>
              </w:rPr>
            </w:pPr>
            <w:del w:id="9025" w:author="Claude" w:date="2026-09-26T00:00:00Z">
              <w:r>
                <w:rPr>
                  <w:sz w:val="22"/>
                  <w:szCs w:val="22"/>
                  <w:rtl w:val="0"/>
                </w:rPr>
                <w:delText xml:space="preserve">TOPIC 2: Relationship management in events</w:delText>
              </w:r>
            </w:del>
            <w:ins w:id="9026" w:author="Claude" w:date="2026-09-26T00:00:00Z">
              <w:r>
                <w:rPr>
                  <w:sz w:val="22"/>
                  <w:szCs w:val="22"/>
                  <w:rtl w:val="0"/>
                </w:rPr>
                <w:t xml:space="preserve">TOPIC 2: KAM mindset &amp; Key Account selection (Session 2)</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C">
            <w:pPr>
              <w:spacing w:line="276" w:lineRule="auto"/>
              <w:jc w:val="both"/>
              <w:rPr>
                <w:sz w:val="22"/>
                <w:szCs w:val="22"/>
              </w:rPr>
            </w:pPr>
            <w:r>
              <w:rPr>
                <w:sz w:val="22"/>
                <w:szCs w:val="22"/>
                <w:rtl w:val="0"/>
              </w:rPr>
              <w:t xml:space="preserve">Đọc giáo trình,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line="276" w:lineRule="auto"/>
              <w:ind w:right="-79"/>
              <w:rPr>
                <w:sz w:val="22"/>
                <w:szCs w:val="22"/>
              </w:rPr>
            </w:pPr>
            <w:del w:id="9029" w:author="Claude" w:date="2026-09-26T00:00:00Z">
              <w:r>
                <w:rPr>
                  <w:sz w:val="22"/>
                  <w:szCs w:val="22"/>
                  <w:rtl w:val="0"/>
                </w:rPr>
                <w:delText xml:space="preserve">TOPIC 3: Relationship management: Investors &amp; Sponsors</w:delText>
              </w:r>
            </w:del>
            <w:ins w:id="9030" w:author="Claude" w:date="2026-09-26T00:00:00Z">
              <w:r>
                <w:rPr>
                  <w:sz w:val="22"/>
                  <w:szCs w:val="22"/>
                  <w:rtl w:val="0"/>
                </w:rPr>
                <w:t xml:space="preserve">TOPIC 3: Understanding the customer, the customer journey &amp; the DMU (Session 3)</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del w:id="9027" w:author="Claude" w:date="2026-09-26T00:00:00Z">
              <w:r>
                <w:rPr>
                  <w:sz w:val="22"/>
                  <w:szCs w:val="22"/>
                  <w:rtl w:val="0"/>
                </w:rPr>
                <w:delText xml:space="preserve">18</w:delText>
              </w:r>
            </w:del>
            <w:ins w:id="9028" w:author="Claude" w:date="2026-09-26T00:00:00Z">
              <w:r>
                <w:rPr>
                  <w:sz w:val="22"/>
                  <w:szCs w:val="22"/>
                  <w:rtl w:val="0"/>
                </w:rPr>
                <w:t xml:space="preserve">09</w:t>
              </w:r>
            </w:ins>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5">
            <w:pPr>
              <w:spacing w:line="276" w:lineRule="auto"/>
              <w:jc w:val="both"/>
              <w:rPr>
                <w:sz w:val="22"/>
                <w:szCs w:val="22"/>
              </w:rPr>
            </w:pPr>
            <w:r>
              <w:rPr>
                <w:sz w:val="22"/>
                <w:szCs w:val="22"/>
                <w:rtl w:val="0"/>
              </w:rPr>
              <w:t xml:space="preserve">Đọc giáo trình và làm các bài tập được giao. Luyện nghe các bài tăng cường tại nhà.</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98">
            <w:pPr>
              <w:spacing w:line="276" w:lineRule="auto"/>
              <w:rPr>
                <w:sz w:val="22"/>
                <w:szCs w:val="22"/>
              </w:rPr>
            </w:pPr>
            <w:del w:id="9031" w:author="Claude" w:date="2026-09-26T00:00:00Z">
              <w:r>
                <w:rPr>
                  <w:sz w:val="22"/>
                  <w:szCs w:val="22"/>
                  <w:rtl w:val="0"/>
                </w:rPr>
                <w:delText xml:space="preserve">TOPIC 4: Relationship Management: Suppliers</w:delText>
              </w:r>
            </w:del>
            <w:ins w:id="9032" w:author="Claude" w:date="2026-09-26T00:00:00Z">
              <w:r>
                <w:rPr>
                  <w:sz w:val="22"/>
                  <w:szCs w:val="22"/>
                  <w:rtl w:val="0"/>
                </w:rPr>
                <w:t xml:space="preserve">TOPIC 4: Measuring relationship quality with the Key Account (Session 4)</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E">
            <w:pPr>
              <w:spacing w:line="276" w:lineRule="auto"/>
              <w:jc w:val="both"/>
              <w:rPr>
                <w:sz w:val="22"/>
                <w:szCs w:val="22"/>
              </w:rPr>
            </w:pPr>
            <w:r>
              <w:rPr>
                <w:sz w:val="22"/>
                <w:szCs w:val="22"/>
                <w:rtl w:val="0"/>
              </w:rPr>
              <w:t xml:space="preserve">Đọc giáo trình,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line="276" w:lineRule="auto"/>
              <w:ind w:right="-79"/>
              <w:rPr>
                <w:sz w:val="22"/>
                <w:szCs w:val="22"/>
              </w:rPr>
            </w:pPr>
            <w:del w:id="9033" w:author="Claude" w:date="2026-09-26T00:00:00Z">
              <w:r>
                <w:rPr>
                  <w:sz w:val="22"/>
                  <w:szCs w:val="22"/>
                  <w:rtl w:val="0"/>
                </w:rPr>
                <w:delText xml:space="preserve">TOPIC 5: Relationship Management: KOLs, Influencers</w:delText>
              </w:r>
            </w:del>
            <w:ins w:id="9034" w:author="Claude" w:date="2026-09-26T00:00:00Z">
              <w:r>
                <w:rPr>
                  <w:sz w:val="22"/>
                  <w:szCs w:val="22"/>
                  <w:rtl w:val="0"/>
                </w:rPr>
                <w:t xml:space="preserve">TOPIC 5: Customer value proposition &amp; value co-creation (Session 5)</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7">
            <w:pPr>
              <w:spacing w:line="276" w:lineRule="auto"/>
              <w:jc w:val="both"/>
              <w:rPr>
                <w:sz w:val="22"/>
                <w:szCs w:val="22"/>
              </w:rPr>
            </w:pPr>
            <w:r>
              <w:rPr>
                <w:sz w:val="22"/>
                <w:szCs w:val="22"/>
                <w:rtl w:val="0"/>
              </w:rPr>
              <w:t xml:space="preserve">Đọc giáo trình và làm các bài tập được giao. Luyện nghe các bài tăng cường tại nhà.</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line="276" w:lineRule="auto"/>
              <w:ind w:right="-79"/>
              <w:rPr>
                <w:sz w:val="22"/>
                <w:szCs w:val="22"/>
              </w:rPr>
            </w:pPr>
            <w:del w:id="9035" w:author="Claude" w:date="2026-09-26T00:00:00Z">
              <w:r>
                <w:rPr>
                  <w:sz w:val="22"/>
                  <w:szCs w:val="22"/>
                  <w:rtl w:val="0"/>
                </w:rPr>
                <w:delText xml:space="preserve">TOPIC 6: Relationship Management: Partnership</w:delText>
              </w:r>
            </w:del>
            <w:ins w:id="9036" w:author="Claude" w:date="2026-09-26T00:00:00Z">
              <w:r>
                <w:rPr>
                  <w:sz w:val="22"/>
                  <w:szCs w:val="22"/>
                  <w:rtl w:val="0"/>
                </w:rPr>
                <w:t xml:space="preserve">TOPIC 6: Financial acumen in KAM (Session 6)</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0">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B3">
            <w:pPr>
              <w:spacing w:line="276" w:lineRule="auto"/>
              <w:rPr>
                <w:sz w:val="22"/>
                <w:szCs w:val="22"/>
              </w:rPr>
            </w:pPr>
            <w:del w:id="9037" w:author="Claude" w:date="2026-09-26T00:00:00Z">
              <w:r>
                <w:rPr>
                  <w:sz w:val="22"/>
                  <w:szCs w:val="22"/>
                  <w:rtl w:val="0"/>
                </w:rPr>
                <w:delText xml:space="preserve">TOPIC 7: Relationship Management: Crew</w:delText>
              </w:r>
            </w:del>
            <w:ins w:id="9038" w:author="Claude" w:date="2026-09-26T00:00:00Z">
              <w:r>
                <w:rPr>
                  <w:sz w:val="22"/>
                  <w:szCs w:val="22"/>
                  <w:rtl w:val="0"/>
                </w:rPr>
                <w:t xml:space="preserve">TOPIC 7: Procurement &amp; value-based negotiation (Session 7)</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9">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line="276" w:lineRule="auto"/>
              <w:ind w:right="-79"/>
              <w:rPr>
                <w:sz w:val="22"/>
                <w:szCs w:val="22"/>
              </w:rPr>
            </w:pPr>
            <w:del w:id="9039" w:author="Claude" w:date="2026-09-26T00:00:00Z">
              <w:r>
                <w:rPr>
                  <w:sz w:val="22"/>
                  <w:szCs w:val="22"/>
                  <w:rtl w:val="0"/>
                </w:rPr>
                <w:delText xml:space="preserve">TOPIC 8: Relationship management: Audience &amp; Crowd safety stakeholders</w:delText>
              </w:r>
            </w:del>
            <w:ins w:id="9040" w:author="Claude" w:date="2026-09-26T00:00:00Z">
              <w:r>
                <w:rPr>
                  <w:sz w:val="22"/>
                  <w:szCs w:val="22"/>
                  <w:rtl w:val="0"/>
                </w:rPr>
                <w:t xml:space="preserve">TOPIC 8: Governing the Key Account relationship &amp; performance measurement (Session 8)</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2">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line="276" w:lineRule="auto"/>
              <w:ind w:right="-79"/>
              <w:rPr>
                <w:sz w:val="22"/>
                <w:szCs w:val="22"/>
              </w:rPr>
            </w:pPr>
            <w:del w:id="9043" w:author="Claude" w:date="2026-09-26T00:00:00Z">
              <w:r>
                <w:rPr>
                  <w:sz w:val="22"/>
                  <w:szCs w:val="22"/>
                  <w:rtl w:val="0"/>
                </w:rPr>
                <w:delText xml:space="preserve">TOPIC 9: Relationship management: Security providers &amp; Law-enforcement</w:delText>
              </w:r>
            </w:del>
            <w:ins w:id="9044" w:author="Claude" w:date="2026-09-26T00:00:00Z">
              <w:r>
                <w:rPr>
                  <w:sz w:val="22"/>
                  <w:szCs w:val="22"/>
                  <w:rtl w:val="0"/>
                </w:rPr>
                <w:t xml:space="preserve">TOPIC 9: Relationship management: Investors &amp; Sponsors (Session 9)</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del w:id="9041" w:author="Claude" w:date="2026-09-26T00:00:00Z">
              <w:r>
                <w:rPr>
                  <w:sz w:val="22"/>
                  <w:szCs w:val="22"/>
                  <w:rtl w:val="0"/>
                </w:rPr>
                <w:delText xml:space="preserve">09</w:delText>
              </w:r>
            </w:del>
            <w:ins w:id="9042" w:author="Claude" w:date="2026-09-26T00:00:00Z">
              <w:r>
                <w:rPr>
                  <w:sz w:val="22"/>
                  <w:szCs w:val="22"/>
                  <w:rtl w:val="0"/>
                </w:rPr>
                <w:t xml:space="preserve">18</w:t>
              </w:r>
            </w:ins>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B">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line="276" w:lineRule="auto"/>
              <w:ind w:right="-79"/>
              <w:rPr>
                <w:sz w:val="22"/>
                <w:szCs w:val="22"/>
              </w:rPr>
            </w:pPr>
            <w:del w:id="9045" w:author="Claude" w:date="2026-09-26T00:00:00Z">
              <w:r>
                <w:rPr>
                  <w:sz w:val="22"/>
                  <w:szCs w:val="22"/>
                  <w:rtl w:val="0"/>
                </w:rPr>
                <w:delText xml:space="preserve">TOPIC 10: Relationship management: Venue owners &amp; infrastructure partners</w:delText>
              </w:r>
            </w:del>
            <w:ins w:id="9046" w:author="Claude" w:date="2026-09-26T00:00:00Z">
              <w:r>
                <w:rPr>
                  <w:sz w:val="22"/>
                  <w:szCs w:val="22"/>
                  <w:rtl w:val="0"/>
                </w:rPr>
                <w:t xml:space="preserve">TOPIC 10: Relationship management: Suppliers &amp; Venues (Session 10)</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4">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line="276" w:lineRule="auto"/>
              <w:ind w:right="-79"/>
              <w:rPr>
                <w:sz w:val="22"/>
                <w:szCs w:val="22"/>
              </w:rPr>
            </w:pPr>
            <w:del w:id="9047" w:author="Claude" w:date="2026-09-26T00:00:00Z">
              <w:r>
                <w:rPr>
                  <w:sz w:val="22"/>
                  <w:szCs w:val="22"/>
                  <w:rtl w:val="0"/>
                </w:rPr>
                <w:delText xml:space="preserve">TOPIC 11: Management of media relationships</w:delText>
              </w:r>
            </w:del>
            <w:ins w:id="9048" w:author="Claude" w:date="2026-09-26T00:00:00Z">
              <w:r>
                <w:rPr>
                  <w:sz w:val="22"/>
                  <w:szCs w:val="22"/>
                  <w:rtl w:val="0"/>
                </w:rPr>
                <w:t xml:space="preserve">TOPIC 11: Relationship management: Media &amp; KOLs/Influencers (Session 11)</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D">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276" w:lineRule="auto"/>
              <w:ind w:right="-79"/>
              <w:rPr>
                <w:sz w:val="22"/>
                <w:szCs w:val="22"/>
              </w:rPr>
            </w:pPr>
            <w:del w:id="9049" w:author="Claude" w:date="2026-09-26T00:00:00Z">
              <w:r>
                <w:rPr>
                  <w:sz w:val="22"/>
                  <w:szCs w:val="22"/>
                  <w:rtl w:val="0"/>
                </w:rPr>
                <w:delText xml:space="preserve">TOPIC 12: Risks, opportunities and challenges in relationship management</w:delText>
              </w:r>
            </w:del>
            <w:ins w:id="9050" w:author="Claude" w:date="2026-09-26T00:00:00Z">
              <w:r>
                <w:rPr>
                  <w:sz w:val="22"/>
                  <w:szCs w:val="22"/>
                  <w:rtl w:val="0"/>
                </w:rPr>
                <w:t xml:space="preserve">TOPIC 12: Leveraging and resolving conflicts in the external stakeholder network (Session 12)</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6">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line="276" w:lineRule="auto"/>
              <w:ind w:right="-79"/>
              <w:rPr>
                <w:sz w:val="22"/>
                <w:szCs w:val="22"/>
              </w:rPr>
            </w:pPr>
            <w:del w:id="9051" w:author="Claude" w:date="2026-09-26T00:00:00Z">
              <w:r>
                <w:rPr>
                  <w:sz w:val="22"/>
                  <w:szCs w:val="22"/>
                  <w:rtl w:val="0"/>
                </w:rPr>
                <w:delText xml:space="preserve"> REVIEW, Q&amp;A</w:delText>
              </w:r>
            </w:del>
            <w:ins w:id="9052" w:author="Claude" w:date="2026-09-26T00:00:00Z">
              <w:r>
                <w:rPr>
                  <w:sz w:val="22"/>
                  <w:szCs w:val="22"/>
                  <w:rtl w:val="0"/>
                </w:rPr>
                <w:t xml:space="preserve">REVIEW, Q&amp;A: Building &amp; defending the Stakeholder Management Plan (Sessions 13–15)</w:t>
              </w:r>
            </w:ins>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F">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9"/>
            <w:tcBorders>
              <w:left w:color="000000" w:space="0" w:sz="4" w:val="single"/>
              <w:right w:color="000000" w:space="0" w:sz="4" w:val="single"/>
            </w:tcBorders>
            <w:shd w:fill="ffffff" w:val="clear"/>
            <w:vAlign w:val="center"/>
          </w:tcPr>
          <w:p w:rsidR="00000000" w:rsidDel="00000000" w:rsidP="00000000" w:rsidRDefault="00000000" w:rsidRPr="00000000" w14:paraId="000003F2">
            <w:pPr>
              <w:numPr>
                <w:ilvl w:val="0"/>
                <w:numId w:val="1"/>
              </w:numPr>
              <w:tabs>
                <w:tab w:val="left" w:leader="none" w:pos="330"/>
              </w:tabs>
              <w:spacing w:line="360" w:lineRule="auto"/>
              <w:ind w:left="615" w:right="-72" w:hanging="360"/>
              <w:jc w:val="both"/>
              <w:rPr>
                <w:sz w:val="26"/>
                <w:szCs w:val="26"/>
              </w:rPr>
            </w:pPr>
            <w:r>
              <w:rPr>
                <w:b w:val="1"/>
                <w:bCs w:val="1"/>
                <w:sz w:val="26"/>
                <w:szCs w:val="26"/>
                <w:rtl w:val="0"/>
              </w:rPr>
              <w:t xml:space="preserve">Giảng viên tham gia giảng dạy học phần</w:t>
            </w:r>
            <w:r>
              <w:rPr>
                <w:sz w:val="26"/>
                <w:szCs w:val="26"/>
                <w:rtl w:val="0"/>
              </w:rPr>
              <w:t xml:space="preserve"> (dự kiến):</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 Phan Bảo Giang - giangpb@uef.edu.vn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 Nguyễn Thị Minh Châu - chauntm@uef.edu.vn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Nguyễn Hoàng Lân - </w:t>
            </w:r>
            <w:hyperlink r:id="rId14">
              <w:r>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lannh@uef.edu.vn</w:t>
              </w:r>
            </w:hyperlink>
            <w:r>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Đinh Trần Thúy Vi – Vidtt@uef.edu.vn</w:t>
            </w:r>
          </w:p>
          <w:p w:rsidR="00000000" w:rsidDel="00000000" w:rsidP="00000000" w:rsidRDefault="00000000" w:rsidRPr="00000000" w14:paraId="000003F7">
            <w:pPr>
              <w:spacing w:line="360" w:lineRule="auto"/>
              <w:ind w:left="360" w:right="-72" w:firstLine="0"/>
              <w:rPr>
                <w:sz w:val="26"/>
                <w:szCs w:val="26"/>
              </w:rPr>
            </w:pPr>
            <w:r>
              <w:rPr>
                <w:sz w:val="26"/>
                <w:szCs w:val="26"/>
                <w:rtl w:val="0"/>
              </w:rPr>
              <w:t xml:space="preserve">ThS. Dương Chí Thanh - </w:t>
            </w:r>
            <w:hyperlink r:id="rId15">
              <w:r>
                <w:rPr>
                  <w:color w:val="0000ff"/>
                  <w:sz w:val="26"/>
                  <w:szCs w:val="26"/>
                  <w:u w:val="single"/>
                  <w:rtl w:val="0"/>
                </w:rPr>
                <w:t xml:space="preserve">thanhdc@uef.edu.vn</w:t>
              </w:r>
            </w:hyperlink>
            <w:r>
              <w:rPr>
                <w:rtl w:val="0"/>
              </w:rPr>
            </w:r>
          </w:p>
        </w:tc>
      </w:tr>
      <w:tr>
        <w:trPr>
          <w:cantSplit w:val="0"/>
          <w:trHeight w:val="409" w:hRule="atLeast"/>
          <w:tblHeader w:val="0"/>
        </w:trPr>
        <w:tc>
          <w:tcPr>
            <w:gridSpan w:val="9"/>
            <w:tcBorders>
              <w:left w:color="000000" w:space="0" w:sz="4" w:val="single"/>
              <w:right w:color="000000" w:space="0" w:sz="4" w:val="single"/>
            </w:tcBorders>
            <w:shd w:fill="ffffff" w:val="clear"/>
          </w:tcPr>
          <w:p w:rsidR="00000000" w:rsidDel="00000000" w:rsidP="00000000" w:rsidRDefault="00000000" w:rsidRPr="00000000" w14:paraId="00000400">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Ngày phê duyệt/ cập nhật đề cương: </w:t>
            </w:r>
            <w:r>
              <w:rPr>
                <w:sz w:val="26"/>
                <w:szCs w:val="26"/>
                <w:rtl w:val="0"/>
              </w:rPr>
              <w:t xml:space="preserve">…./…./2025</w:t>
            </w:r>
            <w:r>
              <w:rPr>
                <w:rtl w:val="0"/>
              </w:rPr>
            </w:r>
          </w:p>
        </w:tc>
      </w:tr>
      <w:tr>
        <w:trPr>
          <w:cantSplit w:val="0"/>
          <w:trHeight w:val="409" w:hRule="atLeast"/>
          <w:tblHeader w:val="0"/>
        </w:trPr>
        <w:tc>
          <w:tcPr>
            <w:gridSpan w:val="9"/>
            <w:tcBorders>
              <w:left w:color="000000" w:space="0" w:sz="4" w:val="single"/>
              <w:right w:color="000000" w:space="0" w:sz="4" w:val="single"/>
            </w:tcBorders>
            <w:shd w:fill="ffffff" w:val="clear"/>
          </w:tcPr>
          <w:p w:rsidR="00000000" w:rsidDel="00000000" w:rsidP="00000000" w:rsidRDefault="00000000" w:rsidRPr="00000000" w14:paraId="00000409">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Thời gian bắt đầu áp dụng đề cương: </w:t>
            </w:r>
            <w:r>
              <w:rPr>
                <w:sz w:val="26"/>
                <w:szCs w:val="26"/>
                <w:rtl w:val="0"/>
              </w:rPr>
              <w:t xml:space="preserve">Từ học kỳ 1A, năm học 2025 - 2026</w:t>
            </w:r>
            <w:r>
              <w:rPr>
                <w:rtl w:val="0"/>
              </w:rPr>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Pr>
          <w:rtl w:val="0"/>
        </w:rPr>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3510"/>
        <w:gridCol w:w="3150"/>
        <w:tblGridChange w:id="0">
          <w:tblGrid>
            <w:gridCol w:w="2520"/>
            <w:gridCol w:w="3510"/>
            <w:gridCol w:w="3150"/>
          </w:tblGrid>
        </w:tblGridChange>
      </w:tblGrid>
      <w:tr>
        <w:trPr>
          <w:cantSplit w:val="0"/>
          <w:tblHeader w:val="0"/>
        </w:trPr>
        <w:tc>
          <w:tcPr/>
          <w:p w:rsidR="00000000" w:rsidDel="00000000" w:rsidP="00000000" w:rsidRDefault="00000000" w:rsidRPr="00000000" w14:paraId="00000413">
            <w:pPr>
              <w:tabs>
                <w:tab w:val="center" w:leader="none" w:pos="8640"/>
              </w:tabs>
              <w:spacing w:line="360" w:lineRule="auto"/>
              <w:jc w:val="both"/>
              <w:rPr>
                <w:sz w:val="26"/>
                <w:szCs w:val="26"/>
              </w:rPr>
            </w:pPr>
            <w:r>
              <w:rPr>
                <w:rtl w:val="0"/>
              </w:rPr>
            </w:r>
          </w:p>
        </w:tc>
        <w:tc>
          <w:tcPr>
            <w:gridSpan w:val="2"/>
          </w:tcPr>
          <w:p w:rsidR="00000000" w:rsidDel="00000000" w:rsidP="00000000" w:rsidRDefault="00000000" w:rsidRPr="00000000" w14:paraId="00000414">
            <w:pPr>
              <w:tabs>
                <w:tab w:val="center" w:leader="none" w:pos="8640"/>
              </w:tabs>
              <w:spacing w:line="360" w:lineRule="auto"/>
              <w:jc w:val="right"/>
              <w:rPr>
                <w:sz w:val="26"/>
                <w:szCs w:val="26"/>
              </w:rPr>
            </w:pPr>
            <w:r>
              <w:rPr>
                <w:i w:val="1"/>
                <w:iCs w:val="1"/>
                <w:sz w:val="26"/>
                <w:szCs w:val="26"/>
                <w:rtl w:val="0"/>
              </w:rPr>
              <w:t xml:space="preserve">TP. Hồ Chí Minh, ngày … tháng … năm 2025</w:t>
            </w:r>
            <w:r>
              <w:rPr>
                <w:rtl w:val="0"/>
              </w:rPr>
            </w:r>
          </w:p>
        </w:tc>
      </w:tr>
      <w:tr>
        <w:trPr>
          <w:cantSplit w:val="0"/>
          <w:trHeight w:val="405" w:hRule="atLeast"/>
          <w:tblHeader w:val="0"/>
        </w:trPr>
        <w:tc>
          <w:tcPr/>
          <w:p w:rsidR="00000000" w:rsidDel="00000000" w:rsidP="00000000" w:rsidRDefault="00000000" w:rsidRPr="00000000" w14:paraId="00000416">
            <w:pPr>
              <w:tabs>
                <w:tab w:val="center" w:leader="none" w:pos="8640"/>
              </w:tabs>
              <w:spacing w:line="360" w:lineRule="auto"/>
              <w:jc w:val="center"/>
              <w:rPr>
                <w:b w:val="1"/>
                <w:bCs w:val="1"/>
                <w:sz w:val="26"/>
                <w:szCs w:val="26"/>
              </w:rPr>
            </w:pPr>
            <w:r>
              <w:rPr>
                <w:b w:val="1"/>
                <w:bCs w:val="1"/>
                <w:sz w:val="26"/>
                <w:szCs w:val="26"/>
                <w:rtl w:val="0"/>
              </w:rPr>
              <w:t xml:space="preserve">Trưởng khoa</w:t>
            </w:r>
          </w:p>
          <w:p w:rsidR="00000000" w:rsidDel="00000000" w:rsidP="00000000" w:rsidRDefault="00000000" w:rsidRPr="00000000" w14:paraId="00000417">
            <w:pPr>
              <w:tabs>
                <w:tab w:val="center" w:leader="none" w:pos="8640"/>
              </w:tabs>
              <w:spacing w:line="360" w:lineRule="auto"/>
              <w:jc w:val="center"/>
              <w:rPr>
                <w:sz w:val="26"/>
                <w:szCs w:val="26"/>
              </w:rPr>
            </w:pPr>
            <w:r>
              <w:rPr>
                <w:rtl w:val="0"/>
              </w:rPr>
            </w:r>
          </w:p>
          <w:p w:rsidR="00000000" w:rsidDel="00000000" w:rsidP="00000000" w:rsidRDefault="00000000" w:rsidRPr="00000000" w14:paraId="00000418">
            <w:pPr>
              <w:tabs>
                <w:tab w:val="center" w:leader="none" w:pos="8640"/>
              </w:tabs>
              <w:spacing w:line="360" w:lineRule="auto"/>
              <w:jc w:val="center"/>
              <w:rPr>
                <w:sz w:val="26"/>
                <w:szCs w:val="26"/>
              </w:rPr>
            </w:pPr>
            <w:r>
              <w:rPr>
                <w:rtl w:val="0"/>
              </w:rPr>
            </w:r>
          </w:p>
          <w:p w:rsidR="00000000" w:rsidDel="00000000" w:rsidP="00000000" w:rsidRDefault="00000000" w:rsidRPr="00000000" w14:paraId="00000419">
            <w:pPr>
              <w:tabs>
                <w:tab w:val="center" w:leader="none" w:pos="8640"/>
              </w:tabs>
              <w:spacing w:line="360" w:lineRule="auto"/>
              <w:jc w:val="center"/>
              <w:rPr>
                <w:sz w:val="26"/>
                <w:szCs w:val="26"/>
              </w:rPr>
            </w:pPr>
            <w:r>
              <w:rPr>
                <w:sz w:val="26"/>
                <w:szCs w:val="26"/>
                <w:rtl w:val="0"/>
              </w:rPr>
              <w:t xml:space="preserve">TS. Phan Bảo Giang</w:t>
            </w:r>
          </w:p>
        </w:tc>
        <w:tc>
          <w:tcPr/>
          <w:p w:rsidR="00000000" w:rsidDel="00000000" w:rsidP="00000000" w:rsidRDefault="00000000" w:rsidRPr="00000000" w14:paraId="0000041A">
            <w:pPr>
              <w:tabs>
                <w:tab w:val="center" w:leader="none" w:pos="8640"/>
              </w:tabs>
              <w:spacing w:line="360" w:lineRule="auto"/>
              <w:jc w:val="center"/>
              <w:rPr>
                <w:b w:val="1"/>
                <w:bCs w:val="1"/>
                <w:sz w:val="26"/>
                <w:szCs w:val="26"/>
              </w:rPr>
            </w:pPr>
            <w:r>
              <w:rPr>
                <w:b w:val="1"/>
                <w:bCs w:val="1"/>
                <w:sz w:val="26"/>
                <w:szCs w:val="26"/>
                <w:rtl w:val="0"/>
              </w:rPr>
              <w:t xml:space="preserve">Trưởng ngành</w:t>
            </w:r>
          </w:p>
          <w:p w:rsidR="00000000" w:rsidDel="00000000" w:rsidP="00000000" w:rsidRDefault="00000000" w:rsidRPr="00000000" w14:paraId="0000041B">
            <w:pPr>
              <w:tabs>
                <w:tab w:val="center" w:leader="none" w:pos="8640"/>
              </w:tabs>
              <w:spacing w:line="360" w:lineRule="auto"/>
              <w:jc w:val="center"/>
              <w:rPr>
                <w:sz w:val="26"/>
                <w:szCs w:val="26"/>
              </w:rPr>
            </w:pPr>
            <w:r>
              <w:rPr>
                <w:rtl w:val="0"/>
              </w:rPr>
            </w:r>
          </w:p>
          <w:p w:rsidR="00000000" w:rsidDel="00000000" w:rsidP="00000000" w:rsidRDefault="00000000" w:rsidRPr="00000000" w14:paraId="0000041C">
            <w:pPr>
              <w:tabs>
                <w:tab w:val="center" w:leader="none" w:pos="8640"/>
              </w:tabs>
              <w:spacing w:line="360" w:lineRule="auto"/>
              <w:jc w:val="center"/>
              <w:rPr>
                <w:sz w:val="26"/>
                <w:szCs w:val="26"/>
              </w:rPr>
            </w:pPr>
            <w:r>
              <w:rPr>
                <w:rtl w:val="0"/>
              </w:rPr>
            </w:r>
          </w:p>
          <w:p w:rsidR="00000000" w:rsidDel="00000000" w:rsidP="00000000" w:rsidRDefault="00000000" w:rsidRPr="00000000" w14:paraId="0000041D">
            <w:pPr>
              <w:tabs>
                <w:tab w:val="center" w:leader="none" w:pos="8640"/>
              </w:tabs>
              <w:spacing w:line="360" w:lineRule="auto"/>
              <w:jc w:val="center"/>
              <w:rPr>
                <w:sz w:val="26"/>
                <w:szCs w:val="26"/>
              </w:rPr>
            </w:pPr>
            <w:r>
              <w:rPr>
                <w:sz w:val="26"/>
                <w:szCs w:val="26"/>
                <w:rtl w:val="0"/>
              </w:rPr>
              <w:t xml:space="preserve">TS. Phan Bảo Giang</w:t>
            </w:r>
          </w:p>
        </w:tc>
        <w:tc>
          <w:tcPr/>
          <w:p w:rsidR="00000000" w:rsidDel="00000000" w:rsidP="00000000" w:rsidRDefault="00000000" w:rsidRPr="00000000" w14:paraId="0000041E">
            <w:pPr>
              <w:tabs>
                <w:tab w:val="center" w:leader="none" w:pos="8640"/>
              </w:tabs>
              <w:spacing w:line="360" w:lineRule="auto"/>
              <w:jc w:val="center"/>
              <w:rPr>
                <w:b w:val="1"/>
                <w:bCs w:val="1"/>
                <w:sz w:val="26"/>
                <w:szCs w:val="26"/>
              </w:rPr>
            </w:pPr>
            <w:r>
              <w:rPr>
                <w:b w:val="1"/>
                <w:bCs w:val="1"/>
                <w:sz w:val="26"/>
                <w:szCs w:val="26"/>
                <w:rtl w:val="0"/>
              </w:rPr>
              <w:t xml:space="preserve">Người biên soạn</w:t>
            </w:r>
          </w:p>
          <w:p w:rsidR="00000000" w:rsidDel="00000000" w:rsidP="00000000" w:rsidRDefault="00000000" w:rsidRPr="00000000" w14:paraId="0000041F">
            <w:pPr>
              <w:tabs>
                <w:tab w:val="center" w:leader="none" w:pos="8640"/>
              </w:tabs>
              <w:spacing w:line="360" w:lineRule="auto"/>
              <w:jc w:val="center"/>
              <w:rPr>
                <w:sz w:val="26"/>
                <w:szCs w:val="26"/>
              </w:rPr>
            </w:pPr>
            <w:r>
              <w:rPr>
                <w:rtl w:val="0"/>
              </w:rPr>
            </w:r>
          </w:p>
          <w:p w:rsidR="00000000" w:rsidDel="00000000" w:rsidP="00000000" w:rsidRDefault="00000000" w:rsidRPr="00000000" w14:paraId="00000420">
            <w:pPr>
              <w:tabs>
                <w:tab w:val="center" w:leader="none" w:pos="8640"/>
              </w:tabs>
              <w:spacing w:line="360" w:lineRule="auto"/>
              <w:jc w:val="center"/>
              <w:rPr>
                <w:sz w:val="26"/>
                <w:szCs w:val="26"/>
              </w:rPr>
            </w:pPr>
            <w:r>
              <w:rPr>
                <w:rtl w:val="0"/>
              </w:rPr>
            </w:r>
          </w:p>
          <w:p w:rsidR="00000000" w:rsidDel="00000000" w:rsidP="00000000" w:rsidRDefault="00000000" w:rsidRPr="00000000" w14:paraId="00000421">
            <w:pPr>
              <w:tabs>
                <w:tab w:val="center" w:leader="none" w:pos="8640"/>
              </w:tabs>
              <w:spacing w:line="360" w:lineRule="auto"/>
              <w:jc w:val="center"/>
              <w:rPr>
                <w:sz w:val="26"/>
                <w:szCs w:val="26"/>
              </w:rPr>
            </w:pPr>
            <w:r>
              <w:rPr>
                <w:sz w:val="26"/>
                <w:szCs w:val="26"/>
                <w:rtl w:val="0"/>
              </w:rPr>
              <w:t xml:space="preserve">ThS. Đinh Trần Thúy Vi</w:t>
            </w:r>
          </w:p>
        </w:tc>
      </w:tr>
    </w:tbl>
    <w:p w:rsidR="00000000" w:rsidDel="00000000" w:rsidP="00000000" w:rsidRDefault="00000000" w:rsidRPr="00000000" w14:paraId="00000422">
      <w:pPr>
        <w:spacing w:line="360" w:lineRule="auto"/>
        <w:rPr>
          <w:sz w:val="26"/>
          <w:szCs w:val="26"/>
        </w:rPr>
      </w:pPr>
      <w:r>
        <w:br w:type="page"/>
      </w:r>
      <w:r>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76" w:lineRule="auto"/>
        <w:jc w:val="center"/>
        <w:rPr>
          <w:b w:val="1"/>
          <w:bCs w:val="1"/>
          <w:sz w:val="26"/>
          <w:szCs w:val="26"/>
        </w:rPr>
      </w:pPr>
      <w:r>
        <w:rPr>
          <w:b w:val="1"/>
          <w:bCs w:val="1"/>
          <w:sz w:val="26"/>
          <w:szCs w:val="26"/>
          <w:rtl w:val="0"/>
        </w:rPr>
        <w:t xml:space="preserve">PHỤ LỤC</w:t>
      </w:r>
    </w:p>
    <w:p w:rsidR="00000000" w:rsidDel="00000000" w:rsidP="00000000" w:rsidRDefault="00000000" w:rsidRPr="00000000" w14:paraId="00000424">
      <w:pPr>
        <w:tabs>
          <w:tab w:val="center" w:leader="none" w:pos="8640"/>
        </w:tabs>
        <w:jc w:val="center"/>
        <w:rPr>
          <w:b w:val="1"/>
          <w:bCs w:val="1"/>
          <w:color w:val="000000"/>
          <w:sz w:val="26"/>
          <w:szCs w:val="26"/>
        </w:rPr>
      </w:pPr>
      <w:r>
        <w:rPr>
          <w:b w:val="1"/>
          <w:bCs w:val="1"/>
          <w:color w:val="000000"/>
          <w:sz w:val="26"/>
          <w:szCs w:val="26"/>
          <w:rtl w:val="0"/>
        </w:rPr>
        <w:t xml:space="preserve">Phân tích hệ thống kết quả cần đạt được của học phần</w:t>
      </w:r>
    </w:p>
    <w:p w:rsidR="00000000" w:rsidDel="00000000" w:rsidP="00000000" w:rsidRDefault="00000000" w:rsidRPr="00000000" w14:paraId="00000425">
      <w:pPr>
        <w:tabs>
          <w:tab w:val="center" w:leader="none" w:pos="8640"/>
        </w:tabs>
        <w:jc w:val="both"/>
        <w:rPr/>
      </w:pPr>
      <w:r>
        <w:rPr>
          <w:rtl w:val="0"/>
        </w:rPr>
        <w:t xml:space="preserve">Ghi chú: Căn cứ vào ma trận sự đóng góp của học phần cho chuẩn đầu ra của CTĐT, giảng viên tham khảo rubric phù hợp với các chuẩn đầu ra học phần tương ứng, tham khảo yêu cầu minh họa dưới đây</w:t>
      </w:r>
    </w:p>
    <w:tbl>
      <w:tblPr>
        <w:tblStyle w:val="Table6"/>
        <w:tblW w:w="9062.0" w:type="dxa"/>
        <w:jc w:val="left"/>
        <w:tblLayout w:type="fixed"/>
        <w:tblLook w:val="0400"/>
      </w:tblPr>
      <w:tblGrid>
        <w:gridCol w:w="1066"/>
        <w:gridCol w:w="1405"/>
        <w:gridCol w:w="1256"/>
        <w:gridCol w:w="1340"/>
        <w:gridCol w:w="1538"/>
        <w:gridCol w:w="1280"/>
        <w:gridCol w:w="1177"/>
        <w:tblGridChange w:id="0">
          <w:tblGrid>
            <w:gridCol w:w="1066"/>
            <w:gridCol w:w="1405"/>
            <w:gridCol w:w="1256"/>
            <w:gridCol w:w="1340"/>
            <w:gridCol w:w="1538"/>
            <w:gridCol w:w="1280"/>
            <w:gridCol w:w="11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line="276" w:lineRule="auto"/>
              <w:jc w:val="right"/>
              <w:rPr>
                <w:b w:val="1"/>
                <w:bCs w:val="1"/>
                <w:color w:val="000000"/>
                <w:sz w:val="16"/>
                <w:szCs w:val="16"/>
              </w:rPr>
            </w:pPr>
            <w:r>
              <w:rPr>
                <w:b w:val="1"/>
                <w:bCs w:val="1"/>
                <w:color w:val="000000"/>
                <w:sz w:val="16"/>
                <w:szCs w:val="16"/>
                <w:rtl w:val="0"/>
              </w:rPr>
              <w:t xml:space="preserve">Mức độ</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line="276" w:lineRule="auto"/>
              <w:rPr>
                <w:b w:val="1"/>
                <w:bCs w:val="1"/>
                <w:color w:val="000000"/>
                <w:sz w:val="16"/>
                <w:szCs w:val="16"/>
              </w:rPr>
            </w:pPr>
            <w:r>
              <w:rPr>
                <w:b w:val="1"/>
                <w:bCs w:val="1"/>
                <w:color w:val="000000"/>
                <w:sz w:val="16"/>
                <w:szCs w:val="16"/>
                <w:rtl w:val="0"/>
              </w:rPr>
              <w:t xml:space="preserve">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Xuất sắc</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9-10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Giỏi</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8-&lt;9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Khá</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6,5-&lt;8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Trung bình</w:t>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5-&lt;6,5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Yếu</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3-&lt;5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Kém</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0-&lt;3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pBdr>
                <w:top w:space="0" w:sz="0" w:val="nil"/>
                <w:left w:space="0" w:sz="0" w:val="nil"/>
                <w:bottom w:space="0" w:sz="0" w:val="nil"/>
                <w:right w:space="0" w:sz="0" w:val="nil"/>
                <w:between w:space="0" w:sz="0" w:val="nil"/>
              </w:pBdr>
              <w:jc w:val="center"/>
              <w:rPr>
                <w:b w:val="1"/>
                <w:bCs w:val="1"/>
                <w:color w:val="000000"/>
                <w:sz w:val="16"/>
                <w:szCs w:val="16"/>
              </w:rPr>
            </w:pPr>
            <w:r>
              <w:rPr>
                <w:b w:val="1"/>
                <w:bCs w:val="1"/>
                <w:color w:val="000000"/>
                <w:sz w:val="16"/>
                <w:szCs w:val="16"/>
                <w:rtl w:val="0"/>
              </w:rPr>
              <w:t xml:space="preserve">Vận dụng kiến thức khoa học tự nhiên-xã hội, khoa học chính trị, pháp luật, giáo dục quốc phòng – an ninh đáp ứng yêu cầu công việc và cuộc sống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vận dụng kiến thức để giải quyết sáng tạo và toàn diện các vấn đề có liên quan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vận dụng kiến thức để giải quyết hầu hết các vấn đề một cách hiệu quả, đưa ra được những nhận xét và đánh giá thuyết phục, có căn cứ khoa học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khả năng áp dụng kiến thức vào tình huống mới để giải quyết vấn đề một cách cơ bản, đưa ra được đánh giá rõ ràng và có căn cứ cụ thể</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khả năng áp dụng kiến thức để giải quyết các vấn đề đơn giản , đưa ra được đánh giá dựa trên một số tiêu chí nhưng chửa đủ thuyết phục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vận dụng kiến thức trong thực tế, có giải thích nhưng mơ hồ, không rõ ràng, đánh giá mơ hồ không có căn cứ </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thể nhận biết, nhận biết rất ít hoặc nhận biết sai lệch về kiến thức, không thể giải quyết được vấn đề</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Liên hệ các kiến thức tổng quát của học phần vào tổ chức hoạt động chuyên môn trong các đơn vị,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liên hệ các kiến thức tổng quát của học phần một cách toàn diện để giải quyết các vấn đề chuyên môn trong các đơn vị, doanh nghiệp, có khả năng phân tích và đánh giá các khái niệm khác nhau phù hợp với từng tình huống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liên hệ các kiến thức tổng quát của học phần để giải quyết hiệu quả các vấn đề chuyên môn trong các đơn vị, doanh nghiệp, có khả năng phân tích và đánh giá các khái niệm khác nhau theo từng tình huống rõ ràng và chính xác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khả năng liên hệ các kiến thức tổng quát của học phần vào tổ chức hoạt động chuyên môn trong các đơn vị, doanh nghiệp, có khả năng phân tích và đánh giá các khái niệm khác nhau theo từng tình huống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line="276" w:lineRule="auto"/>
              <w:jc w:val="both"/>
              <w:rPr>
                <w:color w:val="000000"/>
                <w:sz w:val="16"/>
                <w:szCs w:val="16"/>
              </w:rPr>
            </w:pPr>
            <w:r>
              <w:rPr>
                <w:color w:val="000000"/>
                <w:sz w:val="16"/>
                <w:szCs w:val="16"/>
                <w:rtl w:val="0"/>
              </w:rPr>
              <w:t xml:space="preserve">Thể hiện được cơ bản khả năng liên hệ các kiến thức tổng quát của học phần để giải thích các vấn đề chuyên môn trong các đơn vị, doanh nghiệp nhưng còn lúng túng, chưa thuyết phục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khả năng liên hệ các kiến thức tổng quát của học phần để giải thích một cách mơ hồ các vấn đề chuyên môn trong các đơn vị, doanh nghiệp, thiếu thông tin trong đánh giá và không có kết luận rõ rang.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có khả năng liên hệ các kiến thức tổng quát của học phần để giải thích các vấn đề chuyên môn trong các đơn vị, doanh nghiệp, không giải thích được các khái niệm cơ bản </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Phân tích kiến thức của học phần, ứng dụng vào thực tế nhằm nhận diện thực trạng hoạt động kinh doanh của tổ chức,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phân tích các kiến thức học phần để ứng dụng vào thực tế một cách toàn diện, đưa ra được quan điểm độc đáo có tính phản biện cao và giải pháp sáng tạo cho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phân tích kiến thức học phần để ứng dụng vào thực tế một cách logic, có quan điểm rõ ràng, có căn cứ thuyết phục và giải pháp có tính khả thi</w:t>
            </w:r>
            <w:r>
              <w:rPr>
                <w:rtl w:val="0"/>
              </w:rPr>
              <w:t xml:space="preserve"> </w:t>
            </w:r>
            <w:r>
              <w:rPr>
                <w:color w:val="000000"/>
                <w:sz w:val="16"/>
                <w:szCs w:val="16"/>
                <w:rtl w:val="0"/>
              </w:rPr>
              <w:t xml:space="preserve">cho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khả năng phân tích kiến thức học phần để ứng dụng vào thực tế một cách phù hợp, có quan điểm đúng, có căn cứ dù chưa hoàn toàn thuyết phục, đưa ra được giải pháp cụ thể cho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line="276" w:lineRule="auto"/>
              <w:jc w:val="both"/>
              <w:rPr>
                <w:color w:val="000000"/>
                <w:sz w:val="16"/>
                <w:szCs w:val="16"/>
              </w:rPr>
            </w:pPr>
            <w:r>
              <w:rPr>
                <w:color w:val="000000"/>
                <w:sz w:val="16"/>
                <w:szCs w:val="16"/>
                <w:rtl w:val="0"/>
              </w:rPr>
              <w:t xml:space="preserve">Thể hiện được cơ bản khả năng phân tích kiến thức học phần để ứng dụng vào thực tế, đưa ra được quan điểm nhưng còn thiếu thuyết phục, có căn cứ nhưng mơ hồ, đưa ra được giải pháp cơ bản cho vấn đề của tổ chức,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phân tích các kiến thức học phần để ứng dụng vào thực tế, quan điểm mơ hồ, không có căn cứ, đưa ra được giải pháp nhưng chưa phù hợp cho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có khả năng phân tích các kiến thức học phần để ứng dụng vào thực tế, không có căn cứ, không xác định được vấn đề chính xác của tổ chức, doanh nghiệp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Đánh giá các lý thuyết và tình huống chuyên sâu của học phần, sử dụng dữ liệu nghiên cứu để lập kế hoạch, chiến lược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đánh giá các lý thuyết và tình huống chuyên sâu một cách sáng tạo, sử dụng thuần thục dữ liệu nghiên cứu trong lập kế hoạch chiến lược chi tiết, có tính thực tiễn và khả thi, có những đề xuất mới, sáng tạo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đánh giá các lý thuyết và tình huống chuyên sâu một cách bài bản, sử dụng tốt dữ liệu nghiên cứu để lập kế hoạch chiến lược phù hợp, chi tiết, có tính thực tiễn và khả thi, nhưng thiếu tính sáng tạo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rõ khả năng đánh giá các lý thuyết và tình huống chung, biết cách lựa chọn, sử dụng đúng dữ liệu nghiên cứu để lập kế hoạch chiến lược cụ thể dù còn một số hạn chế về tính thực tiễn và tính khả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khả năng đánh giá các lý thuyết và tình huống chung, có sử dụng dữ liệu nghiên cứu để lập kế hoạch chiến lược dù còn nhiều hạn chế, lập được kế hoạch nhưng chưa hoàn chỉnh và thiếu sự kết nối chặt chẽ</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liên hệ các lý thuyết phù hợp vào các tình huống chung, có sử dụng dữ liệu nghiên cứu nhưng chưa phù hợp để lập kế hoạch chiến lược, lập được kế hoạch nhưng thiếu tính thực tiễn và không khả thi</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nhận biết, nhận biết rất ít hoặc nhận biết sai lệch về các lý thuyết và tình huống chung, không biết cách sử dụng dữ liệu nghiên cứu, không lập được kế hoạch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khéo léo kỹ năng tư duy hệ thống và tư duy phản biện, kỹ năng sử dụng các giải pháp thay thế trong điều kiện môi trường làm việc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line="276" w:lineRule="auto"/>
              <w:rPr>
                <w:color w:val="000000"/>
                <w:sz w:val="16"/>
                <w:szCs w:val="16"/>
              </w:rPr>
            </w:pPr>
            <w:r>
              <w:rPr>
                <w:color w:val="000000"/>
                <w:sz w:val="16"/>
                <w:szCs w:val="16"/>
                <w:rtl w:val="0"/>
              </w:rPr>
              <w:t xml:space="preserve">Thể hiện xuất sắc khả năng tư duy hệ thống và tư duy phản biện, có khả năng hệ thống hóa kiến thức một cách vượt trội và khả năng nhìn nhận vấn đề từ nhiều góc độ khác nhau để phân tích tình huống, đánh giá các giải pháp thay thế và đưa ra các giải pháp đột phá, thuyết phục, sáng tạo, có tính mới trong điều kiện môi trường làm việc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line="276" w:lineRule="auto"/>
              <w:rPr>
                <w:color w:val="000000"/>
                <w:sz w:val="16"/>
                <w:szCs w:val="16"/>
              </w:rPr>
            </w:pPr>
            <w:r>
              <w:rPr>
                <w:color w:val="000000"/>
                <w:sz w:val="16"/>
                <w:szCs w:val="16"/>
                <w:rtl w:val="0"/>
              </w:rPr>
              <w:t xml:space="preserve">Thể hiện đầy đủ khả năng phân tích thông tin rõ ràng, chính xác, có quan điểm cụ thể độc đáo và có khả năng nhìn nhận vấn đề một cách toàn diện để đề xuất được các giải pháp thay thế linh hoạt, phù hợp với sự thay đổi của môi trường nhưng còn thiếu tính sáng tạo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rõ khả năng hệ thống hóa kiến thức và khả năng phân tích thông tin một cách logic để nhận diện sự thay đổi của môi trường làm việc và đề xuất được những giải pháp thay thế cụ thể tương đối khả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khả năng tư duy hệ thống và tư duy phản biện để nhận thức được sự thay đổi của môi trường và đưa ra các giải pháp thay thế cụ thể dù còn hạn chế về tính khả thi, khó xác định hiệu quả</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một cách hạn chế tư duy hệ thống và tư duy phản biện, có các giải pháp thay thế nhưng không rõ ràng, chưa phù hợp và thiếu tính khả thi trong điều kiện môi trường làm việc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bookmarkStart w:colFirst="0" w:colLast="0" w:name="_4t8ws94arx72" w:id="2"/>
            <w:bookmarkEnd w:id="2"/>
            <w:r>
              <w:rPr>
                <w:color w:val="000000"/>
                <w:sz w:val="16"/>
                <w:szCs w:val="16"/>
                <w:rtl w:val="0"/>
              </w:rPr>
              <w:t xml:space="preserve">Hoàn toàn không thể hiện khả năng tư duy hệ thống và tư duy phản biện, không nhận thức được sự thay đổi của môi trường và sự cần thiết của các giải pháp thay thế</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Thực hiện thành thạo kỹ năng giao tiếp, kỹ năng làm việc độc lập, làm việc nhóm, kỹ năng tổ chức, đánh giá công việc, kỹ năng sử dụng các công cụ và phần mềm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xuất sắc kỹ năng giao tiếp, biết cách trình bày ý tưởng một cách sáng tạo, độc đáo; có khả năng lãnh đạo và tryền cảm hứng xuất sắc, tạo động lực và thúc đẩy các thành viên khác trong nhóm; </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khả năng hoàn thành công việc một cách độc lập, chịu áp lực, sử dụng các công cụ và phần mềm một cách chính xác và hiệu quả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đầy đủ kỹ năng giao tiếp, biết cách trình bày ý tưởng một cách thuyết phục, thu hút; chủ động và trách nhiệm trong làm việc nhóm; có thể sắp việc hợp lý, khoa học đảm bảo thực hiện mục tiêu chung; </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Có khả năng hoàn thành công việc một cách độc lập, chịu áp lực, sử dụng các công cụ và phần mềm đúng trong công việc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kỹ năng giao tiếp, biết cách trình bày ý tưởng rõ ràng, logic,  có thể làm việc độc lập, phối hợp và giao tiếp hiệu quả với các thành viên khác trong nhóm, sắp xếp được công việc bản thân không làm ảnh hưởng đến tiến độ, kết quả chung của nhóm, có thể sử dụng các công cụ và phần mềm trong lĩnh vực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kỹ năng giao tiếp, biết cách trình bày ý tưởng nhưng còn chưa đảm bảo tính logic; có thể làm việc độc lập nhưng chưa hiệu quả; làm việc chung với các thành viên khác trong nhóm nhưng chưa bắt kịp hoàn toàn tiến độ của nhóm; biết cách sắp xếp công việc bản thân nhưng chưa hoàn toàn hợp lý, chưa đạt hiệu quả; kỹ năng sử dụng các công cụ và phần mềm trong lĩnh vực còn hạn chế</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kỹ năng giao tiếp, biết cách trình bày ý tưởng nhưng mơ hồ, không rõ ràng; làm việc độc lập nhưng không hiệu quả; làm việc nhóm chưa hiệu quả; sắp xếp công việc chưa hợp lý, không có kỹ năng sử dụng các công cụ và phần mềm trong lĩnh vực còn hạn chế</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thể hiện kỹ năng giao tiếp, không biết trình bày ý tưởng, không có khả năng làm việc độc lập, không thể làm việc nhóm, không biết cách sắp xếp công việc, không có kỹ năng sử dụng công cụ và phần mềm trong lĩnh vực</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Tích hợp các kỹ năng của quản trị (hoạch định, tổ chức, lãnh đạo kiểm tra) và các nghiệp vụ chuyên môn vào việc giải quyết các vấn đề của tổ chức,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thể hiện kỹ năng tích hợp các kỹ năng của quản trị (hoạch định, tổ chức, lãnh đạo kiểm tra) và các nghiệp vụ chuyên môn vào việc giải quyết các vấn đề của tổ chức, doanh nghiệp.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Thực hiện thành thạo ngoại ngữ trong lĩnh vực chuyên môn và giao tiếp trong môi trường đa văn hóa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kỹ năng sử dụng ngoại ngữ trong học tập và nghiên cứu kiến thức chuyên môn, có khả năng thuyết trình kiến thức học phần bằng ngoại ngữ một cách trôi chảy, thuần thục và tự tin; có thể hoàn thành các bài báo cáo, tiểu luận một cách chuyên nghiệp bằng ngoại ngữ</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kỹ năng sử dụng ngoại ngữ trong học tập và nghiên cứu kiến thức chuyên môn, có khả năng thuyết trình kiến thức học phần bằng ngoại ngữ một cách rõ ràng, hiệu quả, có thể hoàn thành các bài báo cáo, tiểu luận bằng ngoại ngữ một cách chính xác và rõ ràng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kỹ năng sử dụng ngoại ngữ trong học tập và nghiên cứu kiến thức chuyên môn, có khả năng thuyết trình kiến thức học phần bằng ngoại ngữ tương đối, có thể hoàn thành các bài báo cáo, tiểu luận bằng ngoại ngữ đúng tiêu chuẩn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kỹ năng sử dụng ngoại ngữ trong học tập và nghiên cứu kiến thức chuyên môn, có khả năng thuyết trình kiến thức học phần bằng ngoại ngữ nhưng còn hạn chế và thiếu tự tin, có thể hoàn thành các bài báo cáo, tiểu luận bằng ngoại ngữ nhưng còn nhiều lỗi chính tả và ngữ pháp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kỹ năng sử dụng ngoại ngữ trong học tập và nghiên cứu kiến thức chuyên môn, thuyết trình  kiến thức học phần bằng ngoại ngữ kém, có thể hoàn thành các bài báo cáo, tiểu luận bằng ngoại ngữ nhưng không thể diễn đạt ý tưởng một cách rõ ràng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Hoàn toàn không thể thuyết trình bằng ngoại ngữ, không thể hoàn thành các bài báo cáo, tiểu luận bằng ngoại ngữ</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ý thức đạo đức nghề nghiệp, trách nhiệm cộng đồng, tác phong chuyên nghiệp, giám sát người khác thực hiện nhiệm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chuyên nghiệp,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phù hợp,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có tác phong,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chấp nhận được,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thiếu chuyên nghiệp,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không thể hiện trách nhiệm cộng đồng lẫn tác phong chuyên nghiệp, ý thức giám sát người khác thực hiện nhiệm vụ</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tinh thần làm việc độc lập, làm việc nhóm trong điều kiện làm việc thay đổi, chịu trách nhiệm cá nhân và trách nhiệm với nhóm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Có khả năng quản lý nhóm hiệu quả, tiên phong trong việc thay đổi bản thân để đáp ứng các thay đổi trong thực tế, thực hiện công việc nhóm hoàn thành với kết quả tốt, thể hiện tinh thần dám nói, dám làm và luôn hoàn thành tốt các công việc của cá nhân và nhóm</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Tham gia tích cực và sẵn sàng thay đổi bản thân giúp nhóm hoàn thành mục tiêu công việc với các điều kiện làm việc thay đổi </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line="276" w:lineRule="auto"/>
              <w:jc w:val="both"/>
              <w:rPr>
                <w:b w:val="1"/>
                <w:bCs w:val="1"/>
                <w:color w:val="000000"/>
                <w:sz w:val="16"/>
                <w:szCs w:val="16"/>
              </w:rPr>
            </w:pPr>
            <w:r>
              <w:rPr>
                <w:color w:val="000000"/>
                <w:sz w:val="16"/>
                <w:szCs w:val="16"/>
                <w:rtl w:val="0"/>
              </w:rPr>
              <w:t xml:space="preserve">Chủ động tham gia công việc nhóm, luôn cố gắng hoàn thành tốt các công việc giao phó, có thể xem xét thay đổi bản thân theo yêu cầu của nhóm để hoàn thành mục tiêu chung trong bối cảnh làm việc thay đổi</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Tham gia công việc nhóm đầy đủ, hoàn thành các công việc giao phó nhưng chưa tích cực trong việc hỗ trợ các thành viên khác hay các công việc ngoài định mức nhưng cần thiết cho mục tiêu chung, chỉ chấp nhận thay đổi bản thân khi không còn lựa chọn nào khác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Tham gia thụ động và có giới hạn trong nhóm, không muốn nhận trách nhiệm công việc bản thân thực hiện, không muốn thay đổi bản thân chi khi bị ép buộc để thích ứng với điều kiện làm việc thay đổi</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có trách nhiệm trong làm việc nhóm, vô kỷ luật, bảo thủ và thiếu tôn trọng các thành viên khác.</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Tổ chức, định hướng, đưa ra kết luận chuyên môn, có thể bảo vệ được quan điểm cá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khả năng tổ chức, định hướng, đưa ra kết luận chuyên môn một cách xuất sắc, đột phá, sáng tạo và hiệu quả cao, đồng thời có thể bảo vệ được quan điểm cá nhân một cách thuyết phục bằng các lập luận chặt chẽ và các minh chứng khoa học phong phú</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khả năng tổ chức, định hướng, đưa ra kết luận chuyên môn một cách hiệu quả, linh hoạt và phù hợp với thực tiễn công việc nhưng còn thiếu tính sáng tạo, có thể bảo vệ được quan điểm cá nhân thông qua các lập luận logic và minh chứng khoa học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thể tổ chức, định hướng, đưa ra kết luận chuyên môn một cách bài bản, có thể bảo vệ được quan điểm cá nhân thông qua các lập luận rõ ràng dù chưa thực sự thuyết phục và các minh chứng khoa học còn hạn chế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thể tổ chức, định hướng, đưa ra kết luận chuyên môn nhưng còn chung chung và thiếu tính khả thi, đưa ra được các lập luận để bảo vệ quan điểm cá nhân nhưng thiếu các minh chứng khoa học rõ rảng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Hạn chế trong việc tổ chức , định hướng đưa ra kết luận chuyên môn, đưa ra các lập luận không phù hợp để bảo vệ quan điểm cá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Không thể tổ chức, định hướng đưa ra kết luận chuyên môn, không thể bảo vệ quan điểm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ý thức làm việc chủ động trong nghề nghiệp và giải quyết được những vấn đề phức tạp trong nghề nghiệp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Luôn thể hiện tính chủ động cao trong học tập, nghiên cứu kiến thức và kỹ năng chuyên môn, cực kỳ chủ động giải quyết các vấn đề phức tạp trong nghề nghiệp để nâng cao trình độ chuyên môn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tính chủ động trong học tập, nghiên cứu kiến thức và kỹ năng chuyên môn, tương đối chủ động giải quyết các vấn đề phức tạp trong nghề nghiệp để nâng cao trình độ chuyên môn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line="276" w:lineRule="auto"/>
              <w:rPr>
                <w:color w:val="000000"/>
                <w:sz w:val="16"/>
                <w:szCs w:val="16"/>
              </w:rPr>
            </w:pPr>
            <w:r>
              <w:rPr>
                <w:color w:val="000000"/>
                <w:sz w:val="16"/>
                <w:szCs w:val="16"/>
                <w:rtl w:val="0"/>
              </w:rPr>
              <w:t xml:space="preserve">Thể hiện tính chủ động tương đối trong học tập, nghiên cứu kiến thức và kỹ năng chuyên môn, có ý thức chủ động giải quyết các vấn đề phức tạp trong nghề nghiệp để nâng cao trình độ chuyên môn nghiệp vụ dù còn chưa thực sự tự tin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Ít chủ động trong học tập, nghiên cứu kiến thức và kỹ năng chuyên môn, ít chủ động giải quyết các vấn đề phức tạp trong nghề nghiệp để nâng cao trình độ chuyên môn nghiệp vụ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Hầu như không chủ động trong học tập, nghiên cứu kiến thức và kỹ năng chuyên môn, không muốn giải quyết các vấn đề phức tạp trong nghề nghiệp để nâng cao trình độ chuyên môn nghiệp vụ trừ khi có áp lực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Hoàn toàn không chủ động trong học tập, nghiên cứu kiến thức và kỹ năng chuyên môn, hoàn toàn không muốn giải quyết các vấn đề phức tạp trong nghề nghiệp để nâng cao trình độ chuyên môn nghiệp vụ kể cả khi có áp lực</w:t>
            </w:r>
          </w:p>
        </w:tc>
      </w:tr>
    </w:tbl>
    <w:p w:rsidR="00000000" w:rsidDel="00000000" w:rsidP="00000000" w:rsidRDefault="00000000" w:rsidRPr="00000000" w14:paraId="0000048A">
      <w:pPr>
        <w:tabs>
          <w:tab w:val="center" w:leader="none" w:pos="8640"/>
        </w:tabs>
        <w:spacing w:line="276" w:lineRule="auto"/>
        <w:jc w:val="both"/>
        <w:rPr>
          <w:sz w:val="16"/>
          <w:szCs w:val="16"/>
        </w:rPr>
      </w:pPr>
      <w:r>
        <w:rPr>
          <w:rtl w:val="0"/>
        </w:rPr>
      </w:r>
    </w:p>
    <w:sectPr>
      <w:headerReference r:id="rId16" w:type="default"/>
      <w:headerReference r:id="rId17" w:type="first"/>
      <w:headerReference r:id="rId18" w:type="even"/>
      <w:footerReference r:id="rId19" w:type="default"/>
      <w:footerReference r:id="rId20" w:type="first"/>
      <w:footerReference r:id="rId21" w:type="even"/>
      <w:pgSz w:h="16839" w:w="11907" w:orient="portrait"/>
      <w:pgMar w:bottom="1134" w:top="1134" w:left="1701" w:right="1134" w:header="562" w:footer="5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pBdr>
        <w:top w:space="0" w:sz="0" w:val="nil"/>
        <w:left w:space="0" w:sz="0" w:val="nil"/>
        <w:bottom w:space="0" w:sz="0" w:val="nil"/>
        <w:right w:space="0" w:sz="0" w:val="nil"/>
        <w:between w:space="0" w:sz="0" w:val="nil"/>
      </w:pBdr>
      <w:tabs>
        <w:tab w:val="center" w:leader="none" w:pos="4680"/>
        <w:tab w:val="right" w:leader="none" w:pos="9360"/>
      </w:tabs>
      <w:rPr>
        <w:color w:val="000000"/>
        <w:sz w:val="22"/>
        <w:szCs w:val="22"/>
      </w:rPr>
    </w:pPr>
    <w:r w:rsidDel="00000000" w:rsidR="00000000" w:rsidRPr="00000000">
      <w:rPr>
        <w:color w:val="000000"/>
        <w:rtl w:val="0"/>
      </w:rPr>
      <w:tab/>
    </w:r>
    <w:r w:rsidDel="00000000" w:rsidR="00000000" w:rsidRPr="00000000">
      <w:rPr>
        <w:color w:val="000000"/>
        <w:sz w:val="26"/>
        <w:szCs w:val="26"/>
      </w:rPr>
      <w:fldChar w:fldCharType="begin"/>
      <w:instrText xml:space="preserve">PAGE</w:instrText>
      <w:fldChar w:fldCharType="separate"/>
      <w:fldChar w:fldCharType="end"/>
    </w:r>
    <w:r w:rsidDel="00000000" w:rsidR="00000000" w:rsidRPr="00000000">
      <w:rPr>
        <w:color w:val="000000"/>
        <w:sz w:val="26"/>
        <w:szCs w:val="26"/>
        <w:rtl w:val="0"/>
      </w:rPr>
      <w:tab/>
    </w:r>
    <w:r w:rsidDel="00000000" w:rsidR="00000000" w:rsidRPr="00000000">
      <w:rPr>
        <w:color w:val="000000"/>
        <w:sz w:val="22"/>
        <w:szCs w:val="22"/>
        <w:rtl w:val="0"/>
      </w:rPr>
      <w:t xml:space="preserve">BM…-QT04-UEF-PĐT23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15" w:hanging="360"/>
      </w:pPr>
      <w:rPr>
        <w:b w:val="1"/>
        <w:bCs w:val="1"/>
        <w:i w:val="0"/>
        <w:iCs w:val="0"/>
      </w:rPr>
    </w:lvl>
    <w:lvl w:ilvl="1">
      <w:start w:val="1"/>
      <w:numFmt w:val="decimal"/>
      <w:lvlText w:val="%1.%2."/>
      <w:lvlJc w:val="left"/>
      <w:pPr>
        <w:ind w:left="975" w:hanging="720"/>
      </w:pPr>
      <w:rPr>
        <w:b w:val="1"/>
        <w:bCs w:val="1"/>
      </w:rPr>
    </w:lvl>
    <w:lvl w:ilvl="2">
      <w:start w:val="1"/>
      <w:numFmt w:val="decimal"/>
      <w:lvlText w:val="%1.%2.%3."/>
      <w:lvlJc w:val="left"/>
      <w:pPr>
        <w:ind w:left="975" w:hanging="720"/>
      </w:pPr>
      <w:rPr/>
    </w:lvl>
    <w:lvl w:ilvl="3">
      <w:start w:val="1"/>
      <w:numFmt w:val="decimal"/>
      <w:lvlText w:val="%1.%2.%3.%4."/>
      <w:lvlJc w:val="left"/>
      <w:pPr>
        <w:ind w:left="1335" w:hanging="1080"/>
      </w:pPr>
      <w:rPr/>
    </w:lvl>
    <w:lvl w:ilvl="4">
      <w:start w:val="1"/>
      <w:numFmt w:val="decimal"/>
      <w:lvlText w:val="%1.%2.%3.%4.%5."/>
      <w:lvlJc w:val="left"/>
      <w:pPr>
        <w:ind w:left="1335" w:hanging="1080"/>
      </w:pPr>
      <w:rPr/>
    </w:lvl>
    <w:lvl w:ilvl="5">
      <w:start w:val="1"/>
      <w:numFmt w:val="decimal"/>
      <w:lvlText w:val="%1.%2.%3.%4.%5.%6."/>
      <w:lvlJc w:val="left"/>
      <w:pPr>
        <w:ind w:left="1695" w:hanging="1440"/>
      </w:pPr>
      <w:rPr/>
    </w:lvl>
    <w:lvl w:ilvl="6">
      <w:start w:val="1"/>
      <w:numFmt w:val="decimal"/>
      <w:lvlText w:val="%1.%2.%3.%4.%5.%6.%7."/>
      <w:lvlJc w:val="left"/>
      <w:pPr>
        <w:ind w:left="1695" w:hanging="1440"/>
      </w:pPr>
      <w:rPr/>
    </w:lvl>
    <w:lvl w:ilvl="7">
      <w:start w:val="1"/>
      <w:numFmt w:val="decimal"/>
      <w:lvlText w:val="%1.%2.%3.%4.%5.%6.%7.%8."/>
      <w:lvlJc w:val="left"/>
      <w:pPr>
        <w:ind w:left="2055" w:hanging="1800"/>
      </w:pPr>
      <w:rPr/>
    </w:lvl>
    <w:lvl w:ilvl="8">
      <w:start w:val="1"/>
      <w:numFmt w:val="decimal"/>
      <w:lvlText w:val="%1.%2.%3.%4.%5.%6.%7.%8.%9."/>
      <w:lvlJc w:val="left"/>
      <w:pPr>
        <w:ind w:left="2055"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both"/>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wrike.com/blog/how-create-stakeholder-management-plan/" TargetMode="External"/><Relationship Id="rId10" Type="http://schemas.openxmlformats.org/officeDocument/2006/relationships/hyperlink" Target="https://www.knowledgehut.com/blog/business-management/plan-stakeholder-management-project-interests-supported-stakeholders" TargetMode="External"/><Relationship Id="rId21" Type="http://schemas.openxmlformats.org/officeDocument/2006/relationships/footer" Target="footer1.xml"/><Relationship Id="rId13" Type="http://schemas.openxmlformats.org/officeDocument/2006/relationships/hyperlink" Target="https://www.cio.com/article/196244/stakeholder-management-your-plan-for-influencing-project-outcomes.html" TargetMode="External"/><Relationship Id="rId12" Type="http://schemas.openxmlformats.org/officeDocument/2006/relationships/hyperlink" Target="https://www.darzin.com/stakeholder-management-ultimat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pace.uef.edu.vn" TargetMode="External"/><Relationship Id="rId15" Type="http://schemas.openxmlformats.org/officeDocument/2006/relationships/hyperlink" Target="mailto:thanhdc@uef.edu.vn" TargetMode="External"/><Relationship Id="rId14" Type="http://schemas.openxmlformats.org/officeDocument/2006/relationships/hyperlink" Target="mailto:lannh@uef.edu.vn"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library.lol/main/CF4BB912A62C51F31164A91C984F5032" TargetMode="External"/><Relationship Id="rId8" Type="http://schemas.openxmlformats.org/officeDocument/2006/relationships/hyperlink" Target="https://www.amazon.com/s/ref=dp_byline_sr_book_1?ie=UTF8&amp;field-author=Professor+Donald+Getz&amp;text=Professor+Donald+Getz&amp;sort=relevancerank&amp;search-alias=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